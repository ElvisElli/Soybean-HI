
<file path=[Content_Types].xml><?xml version="1.0" encoding="utf-8"?>
<Types xmlns="http://schemas.openxmlformats.org/package/2006/content-types">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3147" w14:textId="74495685" w:rsidR="00703B70" w:rsidRDefault="00657961" w:rsidP="00B9158A">
      <w:pPr>
        <w:spacing w:line="276" w:lineRule="auto"/>
        <w:jc w:val="center"/>
        <w:rPr>
          <w:rFonts w:ascii="Times New Roman" w:hAnsi="Times New Roman" w:cs="Times New Roman"/>
          <w:b/>
          <w:bCs/>
          <w:sz w:val="32"/>
          <w:szCs w:val="32"/>
        </w:rPr>
      </w:pPr>
      <w:r w:rsidRPr="00657961">
        <w:rPr>
          <w:rFonts w:ascii="Times New Roman" w:hAnsi="Times New Roman" w:cs="Times New Roman"/>
          <w:b/>
          <w:bCs/>
          <w:sz w:val="32"/>
          <w:szCs w:val="32"/>
        </w:rPr>
        <w:t xml:space="preserve">Soybean Harvest Index: A Critical Review of Existing Methodologies </w:t>
      </w:r>
      <w:r>
        <w:rPr>
          <w:rFonts w:ascii="Times New Roman" w:hAnsi="Times New Roman" w:cs="Times New Roman"/>
          <w:b/>
          <w:bCs/>
          <w:sz w:val="32"/>
          <w:szCs w:val="32"/>
        </w:rPr>
        <w:t>a</w:t>
      </w:r>
      <w:r w:rsidRPr="00657961">
        <w:rPr>
          <w:rFonts w:ascii="Times New Roman" w:hAnsi="Times New Roman" w:cs="Times New Roman"/>
          <w:b/>
          <w:bCs/>
          <w:sz w:val="32"/>
          <w:szCs w:val="32"/>
        </w:rPr>
        <w:t xml:space="preserve">nd New Insights </w:t>
      </w:r>
      <w:r>
        <w:rPr>
          <w:rFonts w:ascii="Times New Roman" w:hAnsi="Times New Roman" w:cs="Times New Roman"/>
          <w:b/>
          <w:bCs/>
          <w:sz w:val="32"/>
          <w:szCs w:val="32"/>
        </w:rPr>
        <w:t>f</w:t>
      </w:r>
      <w:r w:rsidRPr="00657961">
        <w:rPr>
          <w:rFonts w:ascii="Times New Roman" w:hAnsi="Times New Roman" w:cs="Times New Roman"/>
          <w:b/>
          <w:bCs/>
          <w:sz w:val="32"/>
          <w:szCs w:val="32"/>
        </w:rPr>
        <w:t>or Maximizing Crop Yields</w:t>
      </w:r>
    </w:p>
    <w:p w14:paraId="28732E58" w14:textId="77777777" w:rsidR="00851088" w:rsidRDefault="00851088" w:rsidP="006716B6">
      <w:pPr>
        <w:spacing w:line="276" w:lineRule="auto"/>
        <w:rPr>
          <w:rFonts w:ascii="Times New Roman" w:hAnsi="Times New Roman" w:cs="Times New Roman"/>
          <w:b/>
          <w:bCs/>
          <w:sz w:val="32"/>
          <w:szCs w:val="32"/>
        </w:rPr>
      </w:pPr>
    </w:p>
    <w:p w14:paraId="05B24A5C" w14:textId="39133B82" w:rsidR="00851088" w:rsidRPr="00F87D23" w:rsidRDefault="00851088" w:rsidP="006716B6">
      <w:pPr>
        <w:spacing w:line="276" w:lineRule="auto"/>
        <w:rPr>
          <w:rFonts w:ascii="Times New Roman" w:hAnsi="Times New Roman" w:cs="Times New Roman"/>
        </w:rPr>
      </w:pPr>
      <w:r w:rsidRPr="001C1478">
        <w:rPr>
          <w:rFonts w:ascii="Times New Roman" w:hAnsi="Times New Roman" w:cs="Times New Roman"/>
          <w:lang w:val="pt-BR"/>
        </w:rPr>
        <w:t>Maral Etesami</w:t>
      </w:r>
      <w:r w:rsidR="00904DEC" w:rsidRPr="001C1478">
        <w:rPr>
          <w:rFonts w:ascii="Times New Roman" w:hAnsi="Times New Roman" w:cs="Times New Roman"/>
          <w:vertAlign w:val="superscript"/>
          <w:lang w:val="pt-BR"/>
        </w:rPr>
        <w:t>1</w:t>
      </w:r>
      <w:r w:rsidR="001C1478" w:rsidRPr="001C1478">
        <w:rPr>
          <w:rFonts w:ascii="Times New Roman" w:hAnsi="Times New Roman" w:cs="Times New Roman"/>
          <w:lang w:val="pt-BR"/>
        </w:rPr>
        <w:t>, Caio Canella Vieira</w:t>
      </w:r>
      <w:r w:rsidR="001C1478" w:rsidRPr="001C1478">
        <w:rPr>
          <w:rFonts w:ascii="Times New Roman" w:hAnsi="Times New Roman" w:cs="Times New Roman"/>
          <w:vertAlign w:val="superscript"/>
          <w:lang w:val="pt-BR"/>
        </w:rPr>
        <w:t>1</w:t>
      </w:r>
      <w:r w:rsidR="001C1478" w:rsidRPr="001C1478">
        <w:rPr>
          <w:rFonts w:ascii="Times New Roman" w:hAnsi="Times New Roman" w:cs="Times New Roman"/>
          <w:lang w:val="pt-BR"/>
        </w:rPr>
        <w:t xml:space="preserve">, </w:t>
      </w:r>
      <w:r w:rsidRPr="001C1478">
        <w:rPr>
          <w:rFonts w:ascii="Times New Roman" w:hAnsi="Times New Roman" w:cs="Times New Roman"/>
          <w:lang w:val="pt-BR"/>
        </w:rPr>
        <w:t xml:space="preserve">Elvis. </w:t>
      </w:r>
      <w:r w:rsidRPr="006065EE">
        <w:rPr>
          <w:rFonts w:ascii="Times New Roman" w:hAnsi="Times New Roman" w:cs="Times New Roman"/>
        </w:rPr>
        <w:t>F. Elli</w:t>
      </w:r>
      <w:r w:rsidR="00904DEC" w:rsidRPr="006065EE">
        <w:rPr>
          <w:rFonts w:ascii="Times New Roman" w:hAnsi="Times New Roman" w:cs="Times New Roman"/>
          <w:vertAlign w:val="superscript"/>
        </w:rPr>
        <w:t>1</w:t>
      </w:r>
    </w:p>
    <w:p w14:paraId="7FBCE509" w14:textId="409711D6" w:rsidR="00851088" w:rsidRDefault="00B9653B" w:rsidP="00F467B8">
      <w:pPr>
        <w:spacing w:after="0" w:line="240" w:lineRule="auto"/>
        <w:jc w:val="both"/>
        <w:rPr>
          <w:rFonts w:ascii="Times New Roman" w:hAnsi="Times New Roman" w:cs="Times New Roman"/>
        </w:rPr>
      </w:pPr>
      <w:r>
        <w:rPr>
          <w:rFonts w:ascii="Times New Roman" w:eastAsia="Times New Roman" w:hAnsi="Times New Roman" w:cs="Times New Roman"/>
          <w:color w:val="000000"/>
          <w:kern w:val="0"/>
          <w:vertAlign w:val="superscript"/>
          <w14:ligatures w14:val="none"/>
        </w:rPr>
        <w:t>1</w:t>
      </w:r>
      <w:r>
        <w:rPr>
          <w:rFonts w:ascii="Times New Roman" w:eastAsia="Times New Roman" w:hAnsi="Times New Roman" w:cs="Times New Roman"/>
          <w:color w:val="000000"/>
          <w:kern w:val="0"/>
          <w14:ligatures w14:val="none"/>
        </w:rPr>
        <w:t xml:space="preserve">Department </w:t>
      </w:r>
      <w:r w:rsidR="00851088" w:rsidRPr="006065EE">
        <w:rPr>
          <w:rFonts w:ascii="Times New Roman" w:eastAsia="Times New Roman" w:hAnsi="Times New Roman" w:cs="Times New Roman"/>
          <w:color w:val="000000"/>
          <w:kern w:val="0"/>
          <w14:ligatures w14:val="none"/>
        </w:rPr>
        <w:t>of Crop, Soil, and Environmental Sciences</w:t>
      </w:r>
      <w:r w:rsidR="00F87D23">
        <w:rPr>
          <w:rFonts w:ascii="Times New Roman" w:eastAsia="Times New Roman" w:hAnsi="Times New Roman" w:cs="Times New Roman"/>
          <w:color w:val="000000"/>
          <w:kern w:val="0"/>
          <w14:ligatures w14:val="none"/>
        </w:rPr>
        <w:t xml:space="preserve">, </w:t>
      </w:r>
      <w:r w:rsidR="00F87D23" w:rsidRPr="00B9653B">
        <w:rPr>
          <w:rFonts w:ascii="Times New Roman" w:eastAsia="Times New Roman" w:hAnsi="Times New Roman" w:cs="Times New Roman"/>
          <w:color w:val="000000"/>
          <w:kern w:val="0"/>
          <w14:ligatures w14:val="none"/>
        </w:rPr>
        <w:t>University of Arkansas System Division of Agriculture,</w:t>
      </w:r>
      <w:r w:rsidR="00F87D23" w:rsidRPr="006065EE">
        <w:rPr>
          <w:rFonts w:ascii="Times New Roman" w:eastAsia="Times New Roman" w:hAnsi="Times New Roman" w:cs="Times New Roman"/>
          <w:color w:val="000000"/>
          <w:kern w:val="0"/>
          <w14:ligatures w14:val="none"/>
        </w:rPr>
        <w:t xml:space="preserve"> </w:t>
      </w:r>
      <w:r w:rsidR="00851088" w:rsidRPr="006065EE">
        <w:rPr>
          <w:rFonts w:ascii="Times New Roman" w:hAnsi="Times New Roman" w:cs="Times New Roman"/>
        </w:rPr>
        <w:t xml:space="preserve">Fayetteville, </w:t>
      </w:r>
      <w:r w:rsidR="001325A3">
        <w:rPr>
          <w:rFonts w:ascii="Times New Roman" w:hAnsi="Times New Roman" w:cs="Times New Roman"/>
        </w:rPr>
        <w:t xml:space="preserve">AR, </w:t>
      </w:r>
      <w:r w:rsidR="00851088" w:rsidRPr="006065EE">
        <w:rPr>
          <w:rFonts w:ascii="Times New Roman" w:hAnsi="Times New Roman" w:cs="Times New Roman"/>
        </w:rPr>
        <w:t>USA.</w:t>
      </w:r>
    </w:p>
    <w:p w14:paraId="695390CC" w14:textId="77777777" w:rsidR="00AB3C34" w:rsidRDefault="00AB3C34" w:rsidP="006716B6">
      <w:pPr>
        <w:spacing w:after="0" w:line="240" w:lineRule="auto"/>
        <w:rPr>
          <w:rFonts w:ascii="Times New Roman" w:hAnsi="Times New Roman" w:cs="Times New Roman"/>
        </w:rPr>
      </w:pPr>
    </w:p>
    <w:p w14:paraId="498C2871" w14:textId="77777777" w:rsidR="00AB3C34" w:rsidRDefault="00AB3C34" w:rsidP="006716B6">
      <w:pPr>
        <w:spacing w:after="0" w:line="240" w:lineRule="auto"/>
        <w:rPr>
          <w:rFonts w:ascii="Times New Roman" w:hAnsi="Times New Roman" w:cs="Times New Roman"/>
        </w:rPr>
      </w:pPr>
    </w:p>
    <w:p w14:paraId="65732C0B" w14:textId="77777777" w:rsidR="00AB3C34" w:rsidRPr="00AB3C34" w:rsidRDefault="00AB3C34" w:rsidP="00AB3C34">
      <w:pPr>
        <w:pStyle w:val="AuthorList"/>
        <w:rPr>
          <w:b w:val="0"/>
          <w:bCs/>
        </w:rPr>
      </w:pPr>
      <w:r w:rsidRPr="00AB3C34">
        <w:rPr>
          <w:b w:val="0"/>
          <w:bCs/>
        </w:rPr>
        <w:t>Corresponding author</w:t>
      </w:r>
    </w:p>
    <w:p w14:paraId="1DD4DD22" w14:textId="77777777" w:rsidR="00AB3C34" w:rsidRPr="00C5226E" w:rsidRDefault="00AB3C34" w:rsidP="00AB3C34"/>
    <w:p w14:paraId="0A3430DB" w14:textId="6EFD042B" w:rsidR="00AB3C34" w:rsidRPr="00AB3C34" w:rsidRDefault="00AB3C34" w:rsidP="00AB3C34">
      <w:pPr>
        <w:pStyle w:val="AuthorList"/>
        <w:rPr>
          <w:sz w:val="20"/>
          <w:szCs w:val="20"/>
        </w:rPr>
      </w:pPr>
      <w:r w:rsidRPr="00AB3C34">
        <w:rPr>
          <w:sz w:val="20"/>
          <w:szCs w:val="20"/>
        </w:rPr>
        <w:t>ABSTRACT</w:t>
      </w:r>
    </w:p>
    <w:p w14:paraId="0F42EA53" w14:textId="77777777" w:rsidR="00AB3C34" w:rsidRPr="00AB3C34" w:rsidRDefault="00AB3C34" w:rsidP="00AB3C34">
      <w:pPr>
        <w:rPr>
          <w:sz w:val="20"/>
          <w:szCs w:val="20"/>
        </w:rPr>
      </w:pPr>
    </w:p>
    <w:p w14:paraId="15241E70" w14:textId="77777777" w:rsidR="00AB3C34" w:rsidRPr="00AB3C34" w:rsidRDefault="00AB3C34" w:rsidP="00AB3C34">
      <w:pPr>
        <w:spacing w:after="0" w:line="240" w:lineRule="auto"/>
        <w:rPr>
          <w:rFonts w:ascii="Times New Roman" w:hAnsi="Times New Roman" w:cs="Times New Roman"/>
          <w:b/>
          <w:bCs/>
          <w:sz w:val="20"/>
          <w:szCs w:val="20"/>
        </w:rPr>
      </w:pPr>
      <w:r w:rsidRPr="00AB3C34">
        <w:rPr>
          <w:rFonts w:ascii="Times New Roman" w:hAnsi="Times New Roman" w:cs="Times New Roman"/>
          <w:b/>
          <w:bCs/>
          <w:sz w:val="20"/>
          <w:szCs w:val="20"/>
        </w:rPr>
        <w:t>KEYWORDS</w:t>
      </w:r>
    </w:p>
    <w:p w14:paraId="25B06F94" w14:textId="77777777" w:rsidR="00AB3C34" w:rsidRPr="00AB3C34" w:rsidRDefault="00AB3C34" w:rsidP="00AB3C34">
      <w:pPr>
        <w:spacing w:after="0" w:line="240" w:lineRule="auto"/>
        <w:rPr>
          <w:rFonts w:ascii="Times New Roman" w:hAnsi="Times New Roman" w:cs="Times New Roman"/>
          <w:b/>
          <w:bCs/>
          <w:sz w:val="20"/>
          <w:szCs w:val="20"/>
        </w:rPr>
      </w:pPr>
      <w:commentRangeStart w:id="0"/>
      <w:r w:rsidRPr="00AB3C34">
        <w:rPr>
          <w:rFonts w:ascii="Times New Roman" w:hAnsi="Times New Roman" w:cs="Times New Roman"/>
          <w:b/>
          <w:bCs/>
          <w:sz w:val="20"/>
          <w:szCs w:val="20"/>
        </w:rPr>
        <w:t xml:space="preserve">Biomass, Harvest index, Meta-Analysis, Soybean, Yield </w:t>
      </w:r>
      <w:commentRangeEnd w:id="0"/>
      <w:r w:rsidR="00EC167F" w:rsidRPr="00AB3C34">
        <w:rPr>
          <w:rStyle w:val="CommentReference"/>
          <w:rFonts w:ascii="Times New Roman" w:hAnsi="Times New Roman" w:cs="Times New Roman"/>
          <w:b/>
          <w:bCs/>
          <w:sz w:val="20"/>
          <w:szCs w:val="20"/>
        </w:rPr>
        <w:commentReference w:id="0"/>
      </w:r>
    </w:p>
    <w:p w14:paraId="3C53BBCD" w14:textId="77777777" w:rsidR="00977BDD" w:rsidRPr="00851088" w:rsidRDefault="00977BDD" w:rsidP="006716B6">
      <w:pPr>
        <w:spacing w:after="0" w:line="240" w:lineRule="auto"/>
        <w:rPr>
          <w:rFonts w:ascii="Times New Roman" w:hAnsi="Times New Roman" w:cs="Times New Roman"/>
          <w:b/>
          <w:bCs/>
          <w:sz w:val="20"/>
          <w:szCs w:val="20"/>
        </w:rPr>
      </w:pPr>
    </w:p>
    <w:p w14:paraId="3C26D733" w14:textId="77777777" w:rsidR="0013239D" w:rsidRDefault="0013239D" w:rsidP="00703B70">
      <w:pPr>
        <w:spacing w:line="276" w:lineRule="auto"/>
        <w:rPr>
          <w:rFonts w:ascii="Times New Roman" w:hAnsi="Times New Roman" w:cs="Times New Roman"/>
          <w:b/>
          <w:bCs/>
        </w:rPr>
      </w:pPr>
    </w:p>
    <w:p w14:paraId="3066B639" w14:textId="43EC520E" w:rsidR="00186219" w:rsidRPr="009D6DD4" w:rsidRDefault="00186219" w:rsidP="009D6DD4">
      <w:pPr>
        <w:pStyle w:val="ListParagraph"/>
        <w:numPr>
          <w:ilvl w:val="0"/>
          <w:numId w:val="8"/>
        </w:numPr>
        <w:spacing w:line="276" w:lineRule="auto"/>
        <w:rPr>
          <w:rFonts w:ascii="Times New Roman" w:hAnsi="Times New Roman" w:cs="Times New Roman"/>
          <w:b/>
          <w:bCs/>
        </w:rPr>
      </w:pPr>
      <w:r w:rsidRPr="009D6DD4">
        <w:rPr>
          <w:rFonts w:ascii="Times New Roman" w:hAnsi="Times New Roman" w:cs="Times New Roman"/>
          <w:b/>
          <w:bCs/>
        </w:rPr>
        <w:t>INTRODUCTION</w:t>
      </w:r>
    </w:p>
    <w:p w14:paraId="19CFFC6A" w14:textId="715B7A52" w:rsidR="00613EF8" w:rsidRPr="007F0859" w:rsidRDefault="00163472" w:rsidP="00613EF8">
      <w:pPr>
        <w:spacing w:line="276" w:lineRule="auto"/>
        <w:jc w:val="both"/>
        <w:rPr>
          <w:rFonts w:ascii="Times New Roman" w:hAnsi="Times New Roman" w:cs="Times New Roman"/>
        </w:rPr>
      </w:pPr>
      <w:r w:rsidRPr="00163472">
        <w:rPr>
          <w:rFonts w:ascii="Times New Roman" w:hAnsi="Times New Roman" w:cs="Times New Roman"/>
        </w:rPr>
        <w:t xml:space="preserve">Harvest index (HI) is a key biological </w:t>
      </w:r>
      <w:r w:rsidR="0013239D">
        <w:rPr>
          <w:rFonts w:ascii="Times New Roman" w:hAnsi="Times New Roman" w:cs="Times New Roman"/>
        </w:rPr>
        <w:t>trait</w:t>
      </w:r>
      <w:r w:rsidR="0013239D" w:rsidRPr="00163472">
        <w:rPr>
          <w:rFonts w:ascii="Times New Roman" w:hAnsi="Times New Roman" w:cs="Times New Roman"/>
        </w:rPr>
        <w:t xml:space="preserve"> </w:t>
      </w:r>
      <w:r w:rsidRPr="00163472">
        <w:rPr>
          <w:rFonts w:ascii="Times New Roman" w:hAnsi="Times New Roman" w:cs="Times New Roman"/>
        </w:rPr>
        <w:t xml:space="preserve">used </w:t>
      </w:r>
      <w:r w:rsidR="0013239D" w:rsidRPr="00483A75">
        <w:rPr>
          <w:rFonts w:ascii="Times New Roman" w:hAnsi="Times New Roman" w:cs="Times New Roman"/>
        </w:rPr>
        <w:t xml:space="preserve">as a quantitative indicator </w:t>
      </w:r>
      <w:r w:rsidR="0013239D" w:rsidRPr="00B1771C">
        <w:rPr>
          <w:rFonts w:ascii="Times New Roman" w:hAnsi="Times New Roman" w:cs="Times New Roman"/>
          <w:sz w:val="22"/>
          <w:szCs w:val="22"/>
        </w:rPr>
        <w:t xml:space="preserve">of </w:t>
      </w:r>
      <w:r w:rsidRPr="00163472">
        <w:rPr>
          <w:rFonts w:ascii="Times New Roman" w:hAnsi="Times New Roman" w:cs="Times New Roman"/>
        </w:rPr>
        <w:t>reproductive efficiency</w:t>
      </w:r>
      <w:r w:rsidR="0013239D">
        <w:rPr>
          <w:rFonts w:ascii="Times New Roman" w:hAnsi="Times New Roman" w:cs="Times New Roman"/>
        </w:rPr>
        <w:t xml:space="preserve"> and</w:t>
      </w:r>
      <w:r w:rsidRPr="00163472">
        <w:rPr>
          <w:rFonts w:ascii="Times New Roman" w:hAnsi="Times New Roman" w:cs="Times New Roman"/>
        </w:rPr>
        <w:t xml:space="preserve"> play</w:t>
      </w:r>
      <w:r w:rsidR="0013239D">
        <w:rPr>
          <w:rFonts w:ascii="Times New Roman" w:hAnsi="Times New Roman" w:cs="Times New Roman"/>
        </w:rPr>
        <w:t>s</w:t>
      </w:r>
      <w:r w:rsidRPr="00163472">
        <w:rPr>
          <w:rFonts w:ascii="Times New Roman" w:hAnsi="Times New Roman" w:cs="Times New Roman"/>
        </w:rPr>
        <w:t xml:space="preserve"> a crucial role in enhancing crop productivity (Donald and Hamblin, 1976; Li et al., 2011). </w:t>
      </w:r>
      <w:r w:rsidR="0013239D">
        <w:rPr>
          <w:rFonts w:ascii="Times New Roman" w:hAnsi="Times New Roman" w:cs="Times New Roman"/>
        </w:rPr>
        <w:t>HI</w:t>
      </w:r>
      <w:r w:rsidR="0013239D" w:rsidRPr="00163472">
        <w:rPr>
          <w:rFonts w:ascii="Times New Roman" w:hAnsi="Times New Roman" w:cs="Times New Roman"/>
        </w:rPr>
        <w:t xml:space="preserve"> </w:t>
      </w:r>
      <w:r w:rsidRPr="00163472">
        <w:rPr>
          <w:rFonts w:ascii="Times New Roman" w:hAnsi="Times New Roman" w:cs="Times New Roman"/>
        </w:rPr>
        <w:t>is</w:t>
      </w:r>
      <w:r w:rsidR="0013239D">
        <w:rPr>
          <w:rFonts w:ascii="Times New Roman" w:hAnsi="Times New Roman" w:cs="Times New Roman"/>
        </w:rPr>
        <w:t xml:space="preserve"> commonly</w:t>
      </w:r>
      <w:r w:rsidRPr="00163472">
        <w:rPr>
          <w:rFonts w:ascii="Times New Roman" w:hAnsi="Times New Roman" w:cs="Times New Roman"/>
        </w:rPr>
        <w:t xml:space="preserve"> defined as the ratio of </w:t>
      </w:r>
      <w:r w:rsidR="00C44C38">
        <w:rPr>
          <w:rFonts w:ascii="Times New Roman" w:hAnsi="Times New Roman" w:cs="Times New Roman"/>
        </w:rPr>
        <w:t>seed</w:t>
      </w:r>
      <w:r w:rsidRPr="00163472">
        <w:rPr>
          <w:rFonts w:ascii="Times New Roman" w:hAnsi="Times New Roman" w:cs="Times New Roman"/>
        </w:rPr>
        <w:t xml:space="preserve"> yield to total aboveground biomass</w:t>
      </w:r>
      <w:r w:rsidR="0013239D">
        <w:rPr>
          <w:rFonts w:ascii="Times New Roman" w:hAnsi="Times New Roman" w:cs="Times New Roman"/>
        </w:rPr>
        <w:t xml:space="preserve"> at physiological </w:t>
      </w:r>
      <w:r w:rsidR="00845552">
        <w:rPr>
          <w:rFonts w:ascii="Times New Roman" w:hAnsi="Times New Roman" w:cs="Times New Roman"/>
        </w:rPr>
        <w:t>maturity,</w:t>
      </w:r>
      <w:r w:rsidRPr="00163472">
        <w:rPr>
          <w:rFonts w:ascii="Times New Roman" w:hAnsi="Times New Roman" w:cs="Times New Roman"/>
        </w:rPr>
        <w:t xml:space="preserve"> reflecting how biomass is partitioned between </w:t>
      </w:r>
      <w:r w:rsidR="0071448D" w:rsidRPr="00163472">
        <w:rPr>
          <w:rFonts w:ascii="Times New Roman" w:hAnsi="Times New Roman" w:cs="Times New Roman"/>
        </w:rPr>
        <w:t>reproductive and</w:t>
      </w:r>
      <w:r w:rsidRPr="00163472">
        <w:rPr>
          <w:rFonts w:ascii="Times New Roman" w:hAnsi="Times New Roman" w:cs="Times New Roman"/>
        </w:rPr>
        <w:t xml:space="preserve"> vegetative organs</w:t>
      </w:r>
      <w:r w:rsidRPr="007F0859">
        <w:rPr>
          <w:rFonts w:ascii="Times New Roman" w:hAnsi="Times New Roman" w:cs="Times New Roman"/>
        </w:rPr>
        <w:t xml:space="preserve"> </w:t>
      </w:r>
      <w:r w:rsidR="00FD5EF2" w:rsidRPr="007F0859">
        <w:rPr>
          <w:rFonts w:ascii="Times New Roman" w:hAnsi="Times New Roman" w:cs="Times New Roman"/>
        </w:rPr>
        <w:t>(Donald, 1962</w:t>
      </w:r>
      <w:ins w:id="1" w:author="Elvis Felipe Elli" w:date="2026-05-19T10:41:00Z" w16du:dateUtc="2026-05-19T15:41:00Z">
        <w:r w:rsidR="00D75683">
          <w:rPr>
            <w:rFonts w:ascii="Times New Roman" w:hAnsi="Times New Roman" w:cs="Times New Roman"/>
          </w:rPr>
          <w:t>;</w:t>
        </w:r>
      </w:ins>
      <w:del w:id="2" w:author="Elvis Felipe Elli" w:date="2026-05-19T10:41:00Z" w16du:dateUtc="2026-05-19T15:41:00Z">
        <w:r w:rsidR="00FD5EF2" w:rsidRPr="007F0859" w:rsidDel="00D75683">
          <w:rPr>
            <w:rFonts w:ascii="Times New Roman" w:hAnsi="Times New Roman" w:cs="Times New Roman"/>
          </w:rPr>
          <w:delText>,</w:delText>
        </w:r>
      </w:del>
      <w:r w:rsidR="00FD5EF2" w:rsidRPr="007F0859">
        <w:rPr>
          <w:rFonts w:ascii="Times New Roman" w:hAnsi="Times New Roman" w:cs="Times New Roman"/>
        </w:rPr>
        <w:t xml:space="preserve"> Donald et al., 1976; Burgess, 2024).</w:t>
      </w:r>
      <w:r w:rsidR="00105727" w:rsidRPr="007F0859">
        <w:rPr>
          <w:rFonts w:ascii="Times New Roman" w:hAnsi="Times New Roman" w:cs="Times New Roman"/>
        </w:rPr>
        <w:t xml:space="preserve"> </w:t>
      </w:r>
      <w:r w:rsidR="00794196" w:rsidRPr="007F0859">
        <w:rPr>
          <w:rFonts w:ascii="Times New Roman" w:hAnsi="Times New Roman" w:cs="Times New Roman"/>
        </w:rPr>
        <w:t xml:space="preserve">In soybeans, </w:t>
      </w:r>
      <w:r w:rsidR="00105727" w:rsidRPr="007F0859">
        <w:rPr>
          <w:rFonts w:ascii="Times New Roman" w:hAnsi="Times New Roman" w:cs="Times New Roman"/>
        </w:rPr>
        <w:t>HI has been investigated in the context of multiple agricultural applications</w:t>
      </w:r>
      <w:r w:rsidR="00837458" w:rsidRPr="007F0859">
        <w:rPr>
          <w:rFonts w:ascii="Times New Roman" w:hAnsi="Times New Roman" w:cs="Times New Roman"/>
        </w:rPr>
        <w:t>, including breeding (</w:t>
      </w:r>
      <w:r w:rsidR="00F37C31" w:rsidRPr="007F0859">
        <w:rPr>
          <w:rFonts w:ascii="Times New Roman" w:hAnsi="Times New Roman" w:cs="Times New Roman"/>
        </w:rPr>
        <w:t>Pask et al., 2012; Hütsch and Schubert, 2017</w:t>
      </w:r>
      <w:r w:rsidR="00837458" w:rsidRPr="007F0859">
        <w:rPr>
          <w:rFonts w:ascii="Times New Roman" w:hAnsi="Times New Roman" w:cs="Times New Roman"/>
        </w:rPr>
        <w:t>) and agronom</w:t>
      </w:r>
      <w:r w:rsidR="0013239D">
        <w:rPr>
          <w:rFonts w:ascii="Times New Roman" w:hAnsi="Times New Roman" w:cs="Times New Roman"/>
        </w:rPr>
        <w:t>ic</w:t>
      </w:r>
      <w:r w:rsidR="00837458" w:rsidRPr="007F0859">
        <w:rPr>
          <w:rFonts w:ascii="Times New Roman" w:hAnsi="Times New Roman" w:cs="Times New Roman"/>
        </w:rPr>
        <w:t xml:space="preserve"> </w:t>
      </w:r>
      <w:r w:rsidR="00DD7851">
        <w:rPr>
          <w:rFonts w:ascii="Times New Roman" w:hAnsi="Times New Roman" w:cs="Times New Roman"/>
        </w:rPr>
        <w:t>management</w:t>
      </w:r>
      <w:r w:rsidR="00837458" w:rsidRPr="007F0859">
        <w:rPr>
          <w:rFonts w:ascii="Times New Roman" w:hAnsi="Times New Roman" w:cs="Times New Roman"/>
        </w:rPr>
        <w:t>,</w:t>
      </w:r>
      <w:ins w:id="3" w:author="Elvis Felipe Elli" w:date="2026-05-19T10:41:00Z" w16du:dateUtc="2026-05-19T15:41:00Z">
        <w:r w:rsidR="00B54173">
          <w:rPr>
            <w:rFonts w:ascii="Times New Roman" w:hAnsi="Times New Roman" w:cs="Times New Roman"/>
          </w:rPr>
          <w:t xml:space="preserve"> playing an important role in</w:t>
        </w:r>
      </w:ins>
      <w:ins w:id="4" w:author="Elvis Felipe Elli" w:date="2026-05-19T10:47:00Z" w16du:dateUtc="2026-05-19T15:47:00Z">
        <w:r w:rsidR="0073504D">
          <w:rPr>
            <w:rFonts w:ascii="Times New Roman" w:hAnsi="Times New Roman" w:cs="Times New Roman"/>
          </w:rPr>
          <w:t xml:space="preserve"> </w:t>
        </w:r>
      </w:ins>
      <w:del w:id="5" w:author="Elvis Felipe Elli" w:date="2026-05-19T10:41:00Z" w16du:dateUtc="2026-05-19T15:41:00Z">
        <w:r w:rsidR="00794196" w:rsidRPr="007F0859" w:rsidDel="00B54173">
          <w:rPr>
            <w:rFonts w:ascii="Times New Roman" w:hAnsi="Times New Roman" w:cs="Times New Roman"/>
          </w:rPr>
          <w:delText xml:space="preserve"> affecting</w:delText>
        </w:r>
      </w:del>
      <w:ins w:id="6" w:author="Elvis Felipe Elli" w:date="2026-05-19T10:41:00Z" w16du:dateUtc="2026-05-19T15:41:00Z">
        <w:r w:rsidR="00B54173">
          <w:rPr>
            <w:rFonts w:ascii="Times New Roman" w:hAnsi="Times New Roman" w:cs="Times New Roman"/>
          </w:rPr>
          <w:t>crop</w:t>
        </w:r>
      </w:ins>
      <w:r w:rsidR="00105727" w:rsidRPr="007F0859">
        <w:rPr>
          <w:rFonts w:ascii="Times New Roman" w:hAnsi="Times New Roman" w:cs="Times New Roman"/>
        </w:rPr>
        <w:t xml:space="preserve"> </w:t>
      </w:r>
      <w:r w:rsidR="0013239D">
        <w:rPr>
          <w:rFonts w:ascii="Times New Roman" w:hAnsi="Times New Roman" w:cs="Times New Roman"/>
        </w:rPr>
        <w:t>productivity</w:t>
      </w:r>
      <w:r w:rsidR="00105727" w:rsidRPr="007F0859">
        <w:rPr>
          <w:rFonts w:ascii="Times New Roman" w:hAnsi="Times New Roman" w:cs="Times New Roman"/>
        </w:rPr>
        <w:t xml:space="preserve"> and </w:t>
      </w:r>
      <w:r w:rsidR="00C4173E" w:rsidRPr="007F0859">
        <w:rPr>
          <w:rFonts w:ascii="Times New Roman" w:hAnsi="Times New Roman" w:cs="Times New Roman"/>
        </w:rPr>
        <w:t xml:space="preserve">system’s </w:t>
      </w:r>
      <w:r w:rsidR="00105727" w:rsidRPr="007F0859">
        <w:rPr>
          <w:rFonts w:ascii="Times New Roman" w:hAnsi="Times New Roman" w:cs="Times New Roman"/>
        </w:rPr>
        <w:t xml:space="preserve">sustainability metrics </w:t>
      </w:r>
      <w:r w:rsidR="00E075B8" w:rsidRPr="007F0859">
        <w:rPr>
          <w:rFonts w:ascii="Times New Roman" w:hAnsi="Times New Roman" w:cs="Times New Roman"/>
        </w:rPr>
        <w:t>(</w:t>
      </w:r>
      <w:r w:rsidR="00E075B8" w:rsidRPr="004E1CF4">
        <w:rPr>
          <w:rFonts w:ascii="Times New Roman" w:hAnsi="Times New Roman" w:cs="Times New Roman"/>
        </w:rPr>
        <w:t>Fan et al., 2017, Ren et al., 2022)</w:t>
      </w:r>
      <w:r w:rsidR="00105727" w:rsidRPr="004E1CF4">
        <w:rPr>
          <w:rFonts w:ascii="Times New Roman" w:hAnsi="Times New Roman" w:cs="Times New Roman"/>
        </w:rPr>
        <w:t>.</w:t>
      </w:r>
      <w:r w:rsidR="00E075B8" w:rsidRPr="004E1CF4">
        <w:rPr>
          <w:rFonts w:ascii="Times New Roman" w:hAnsi="Times New Roman" w:cs="Times New Roman"/>
        </w:rPr>
        <w:t xml:space="preserve"> </w:t>
      </w:r>
      <w:ins w:id="7" w:author="Elvis Felipe Elli" w:date="2026-05-19T10:42:00Z" w16du:dateUtc="2026-05-19T15:42:00Z">
        <w:r w:rsidR="003216BB">
          <w:rPr>
            <w:rFonts w:ascii="Times New Roman" w:hAnsi="Times New Roman" w:cs="Times New Roman"/>
          </w:rPr>
          <w:t xml:space="preserve">HI </w:t>
        </w:r>
      </w:ins>
      <w:ins w:id="8" w:author="Elvis Felipe Elli" w:date="2026-05-19T10:43:00Z" w16du:dateUtc="2026-05-19T15:43:00Z">
        <w:r w:rsidR="003216BB">
          <w:rPr>
            <w:rFonts w:ascii="Times New Roman" w:hAnsi="Times New Roman" w:cs="Times New Roman"/>
          </w:rPr>
          <w:t>is</w:t>
        </w:r>
      </w:ins>
      <w:del w:id="9" w:author="Elvis Felipe Elli" w:date="2026-05-19T10:43:00Z" w16du:dateUtc="2026-05-19T15:43:00Z">
        <w:r w:rsidR="00CD5A5E" w:rsidRPr="004E1CF4" w:rsidDel="003216BB">
          <w:rPr>
            <w:rFonts w:ascii="Times New Roman" w:hAnsi="Times New Roman" w:cs="Times New Roman"/>
          </w:rPr>
          <w:delText>As</w:delText>
        </w:r>
      </w:del>
      <w:r w:rsidR="00CD5A5E" w:rsidRPr="004E1CF4">
        <w:rPr>
          <w:rFonts w:ascii="Times New Roman" w:hAnsi="Times New Roman" w:cs="Times New Roman"/>
        </w:rPr>
        <w:t xml:space="preserve"> a composite variable</w:t>
      </w:r>
      <w:del w:id="10" w:author="Elvis Felipe Elli" w:date="2026-05-19T10:43:00Z" w16du:dateUtc="2026-05-19T15:43:00Z">
        <w:r w:rsidR="00CD5A5E" w:rsidRPr="004E1CF4" w:rsidDel="003216BB">
          <w:rPr>
            <w:rFonts w:ascii="Times New Roman" w:hAnsi="Times New Roman" w:cs="Times New Roman"/>
          </w:rPr>
          <w:delText>, HI</w:delText>
        </w:r>
        <w:r w:rsidR="000D6190" w:rsidRPr="004E1CF4" w:rsidDel="003216BB">
          <w:rPr>
            <w:rFonts w:ascii="Times New Roman" w:hAnsi="Times New Roman" w:cs="Times New Roman"/>
          </w:rPr>
          <w:delText xml:space="preserve"> is</w:delText>
        </w:r>
      </w:del>
      <w:r w:rsidR="000D6190" w:rsidRPr="004E1CF4">
        <w:rPr>
          <w:rFonts w:ascii="Times New Roman" w:hAnsi="Times New Roman" w:cs="Times New Roman"/>
        </w:rPr>
        <w:t xml:space="preserve"> </w:t>
      </w:r>
      <w:r w:rsidR="00CD5A5E" w:rsidRPr="004E1CF4">
        <w:rPr>
          <w:rFonts w:ascii="Times New Roman" w:hAnsi="Times New Roman" w:cs="Times New Roman"/>
        </w:rPr>
        <w:t>associated with</w:t>
      </w:r>
      <w:r w:rsidR="00715AD3" w:rsidRPr="004E1CF4">
        <w:rPr>
          <w:rFonts w:ascii="Times New Roman" w:hAnsi="Times New Roman" w:cs="Times New Roman"/>
        </w:rPr>
        <w:t xml:space="preserve"> </w:t>
      </w:r>
      <w:r w:rsidR="00CD5A5E" w:rsidRPr="004E1CF4">
        <w:rPr>
          <w:rFonts w:ascii="Times New Roman" w:hAnsi="Times New Roman" w:cs="Times New Roman"/>
        </w:rPr>
        <w:t>genetic variation</w:t>
      </w:r>
      <w:r w:rsidR="009679A1" w:rsidRPr="004E1CF4">
        <w:rPr>
          <w:rFonts w:ascii="Times New Roman" w:hAnsi="Times New Roman" w:cs="Times New Roman"/>
        </w:rPr>
        <w:t>, management, and environmental factors</w:t>
      </w:r>
      <w:r w:rsidR="0013239D" w:rsidRPr="004E1CF4">
        <w:rPr>
          <w:rFonts w:ascii="Times New Roman" w:hAnsi="Times New Roman" w:cs="Times New Roman"/>
        </w:rPr>
        <w:t xml:space="preserve"> (</w:t>
      </w:r>
      <w:r w:rsidR="0081284C" w:rsidRPr="0081284C">
        <w:rPr>
          <w:rFonts w:ascii="Times New Roman" w:hAnsi="Times New Roman" w:cs="Times New Roman"/>
        </w:rPr>
        <w:t xml:space="preserve">Porker et al., 2020; </w:t>
      </w:r>
      <w:r w:rsidR="00CD5A5E" w:rsidRPr="004E1CF4">
        <w:rPr>
          <w:rFonts w:ascii="Times New Roman" w:hAnsi="Times New Roman" w:cs="Times New Roman"/>
        </w:rPr>
        <w:t>Abebe et al., 2024; Mushoriwa et al., 2022; Pedersen</w:t>
      </w:r>
      <w:r w:rsidR="007C21D6">
        <w:rPr>
          <w:rFonts w:ascii="Times New Roman" w:hAnsi="Times New Roman" w:cs="Times New Roman"/>
        </w:rPr>
        <w:t xml:space="preserve"> &amp; Lauer</w:t>
      </w:r>
      <w:r w:rsidR="00CD5A5E" w:rsidRPr="004E1CF4">
        <w:rPr>
          <w:rFonts w:ascii="Times New Roman" w:hAnsi="Times New Roman" w:cs="Times New Roman"/>
        </w:rPr>
        <w:t>, 2004)</w:t>
      </w:r>
      <w:r w:rsidR="0013239D" w:rsidRPr="004E1CF4">
        <w:rPr>
          <w:rFonts w:ascii="Times New Roman" w:hAnsi="Times New Roman" w:cs="Times New Roman"/>
        </w:rPr>
        <w:t>.</w:t>
      </w:r>
      <w:r w:rsidR="000D6190" w:rsidRPr="004E1CF4">
        <w:rPr>
          <w:rFonts w:ascii="Times New Roman" w:hAnsi="Times New Roman" w:cs="Times New Roman"/>
        </w:rPr>
        <w:t xml:space="preserve"> </w:t>
      </w:r>
      <w:ins w:id="11" w:author="Elvis Felipe Elli" w:date="2026-05-19T10:50:00Z" w16du:dateUtc="2026-05-19T15:50:00Z">
        <w:r w:rsidR="00082647">
          <w:rPr>
            <w:rFonts w:ascii="Times New Roman" w:hAnsi="Times New Roman" w:cs="Times New Roman"/>
          </w:rPr>
          <w:t>Diver</w:t>
        </w:r>
        <w:r w:rsidR="00614BE3">
          <w:rPr>
            <w:rFonts w:ascii="Times New Roman" w:hAnsi="Times New Roman" w:cs="Times New Roman"/>
          </w:rPr>
          <w:t xml:space="preserve">ging information on the </w:t>
        </w:r>
      </w:ins>
      <w:ins w:id="12" w:author="Elvis Felipe Elli" w:date="2026-05-19T10:51:00Z" w16du:dateUtc="2026-05-19T15:51:00Z">
        <w:r w:rsidR="00934907">
          <w:rPr>
            <w:rFonts w:ascii="Times New Roman" w:hAnsi="Times New Roman" w:cs="Times New Roman"/>
          </w:rPr>
          <w:t>association</w:t>
        </w:r>
      </w:ins>
      <w:ins w:id="13" w:author="Elvis Felipe Elli" w:date="2026-05-19T10:50:00Z" w16du:dateUtc="2026-05-19T15:50:00Z">
        <w:r w:rsidR="00614BE3">
          <w:rPr>
            <w:rFonts w:ascii="Times New Roman" w:hAnsi="Times New Roman" w:cs="Times New Roman"/>
          </w:rPr>
          <w:t xml:space="preserve"> between harvest index and soybean yields limits our ability </w:t>
        </w:r>
      </w:ins>
      <w:ins w:id="14" w:author="Elvis Felipe Elli" w:date="2026-05-19T10:51:00Z" w16du:dateUtc="2026-05-19T15:51:00Z">
        <w:r w:rsidR="00614BE3">
          <w:rPr>
            <w:rFonts w:ascii="Times New Roman" w:hAnsi="Times New Roman" w:cs="Times New Roman"/>
          </w:rPr>
          <w:t xml:space="preserve">to conceptualize actionable strategies to maximize yield (Spaeth et al. 1984). </w:t>
        </w:r>
      </w:ins>
      <w:ins w:id="15" w:author="Elvis Felipe Elli" w:date="2026-05-19T10:43:00Z" w16du:dateUtc="2026-05-19T15:43:00Z">
        <w:r w:rsidR="00B84680">
          <w:rPr>
            <w:rFonts w:ascii="Times New Roman" w:hAnsi="Times New Roman" w:cs="Times New Roman"/>
          </w:rPr>
          <w:t xml:space="preserve">A comprehensive </w:t>
        </w:r>
      </w:ins>
      <w:ins w:id="16" w:author="Elvis Felipe Elli" w:date="2026-05-19T10:44:00Z" w16du:dateUtc="2026-05-19T15:44:00Z">
        <w:r w:rsidR="00E01FD0">
          <w:rPr>
            <w:rFonts w:ascii="Times New Roman" w:hAnsi="Times New Roman" w:cs="Times New Roman"/>
          </w:rPr>
          <w:t xml:space="preserve">evaluation of HI impacts on soybean yield </w:t>
        </w:r>
      </w:ins>
      <w:ins w:id="17" w:author="Elvis Felipe Elli" w:date="2026-05-19T10:45:00Z" w16du:dateUtc="2026-05-19T15:45:00Z">
        <w:r w:rsidR="00561903">
          <w:rPr>
            <w:rFonts w:ascii="Times New Roman" w:hAnsi="Times New Roman" w:cs="Times New Roman"/>
          </w:rPr>
          <w:t xml:space="preserve">is </w:t>
        </w:r>
      </w:ins>
      <w:ins w:id="18" w:author="Elvis Felipe Elli" w:date="2026-05-19T10:47:00Z" w16du:dateUtc="2026-05-19T15:47:00Z">
        <w:r w:rsidR="007C2C47">
          <w:rPr>
            <w:rFonts w:ascii="Times New Roman" w:hAnsi="Times New Roman" w:cs="Times New Roman"/>
          </w:rPr>
          <w:t>lacking in the literature</w:t>
        </w:r>
      </w:ins>
      <w:ins w:id="19" w:author="Elvis Felipe Elli" w:date="2026-05-19T10:51:00Z" w16du:dateUtc="2026-05-19T15:51:00Z">
        <w:r w:rsidR="00614BE3">
          <w:rPr>
            <w:rFonts w:ascii="Times New Roman" w:hAnsi="Times New Roman" w:cs="Times New Roman"/>
          </w:rPr>
          <w:t>, and our</w:t>
        </w:r>
        <w:r w:rsidR="00934907">
          <w:rPr>
            <w:rFonts w:ascii="Times New Roman" w:hAnsi="Times New Roman" w:cs="Times New Roman"/>
          </w:rPr>
          <w:t xml:space="preserve"> </w:t>
        </w:r>
      </w:ins>
      <w:del w:id="20" w:author="Elvis Felipe Elli" w:date="2026-05-19T10:46:00Z" w16du:dateUtc="2026-05-19T15:46:00Z">
        <w:r w:rsidR="006B1414" w:rsidDel="002E4299">
          <w:rPr>
            <w:rFonts w:ascii="Times New Roman" w:hAnsi="Times New Roman" w:cs="Times New Roman"/>
          </w:rPr>
          <w:delText>I</w:delText>
        </w:r>
        <w:r w:rsidR="00001B8C" w:rsidRPr="004E1CF4" w:rsidDel="002E4299">
          <w:rPr>
            <w:rFonts w:ascii="Times New Roman" w:hAnsi="Times New Roman" w:cs="Times New Roman"/>
          </w:rPr>
          <w:delText>nconsistencies across studies in both methodology and</w:delText>
        </w:r>
        <w:r w:rsidR="00AA73A4" w:rsidDel="002E4299">
          <w:rPr>
            <w:rFonts w:ascii="Times New Roman" w:hAnsi="Times New Roman" w:cs="Times New Roman"/>
          </w:rPr>
          <w:delText xml:space="preserve"> the</w:delText>
        </w:r>
        <w:r w:rsidR="00001B8C" w:rsidRPr="004E1CF4" w:rsidDel="002E4299">
          <w:rPr>
            <w:rFonts w:ascii="Times New Roman" w:hAnsi="Times New Roman" w:cs="Times New Roman"/>
          </w:rPr>
          <w:delText xml:space="preserve"> interpretation of </w:delText>
        </w:r>
        <w:r w:rsidR="00EA221C" w:rsidRPr="00163472" w:rsidDel="002E4299">
          <w:rPr>
            <w:rFonts w:ascii="Times New Roman" w:hAnsi="Times New Roman" w:cs="Times New Roman"/>
          </w:rPr>
          <w:delText>HI</w:delText>
        </w:r>
        <w:r w:rsidR="00EA221C" w:rsidRPr="004E1CF4" w:rsidDel="002E4299">
          <w:rPr>
            <w:rFonts w:ascii="Times New Roman" w:hAnsi="Times New Roman" w:cs="Times New Roman"/>
          </w:rPr>
          <w:delText xml:space="preserve"> </w:delText>
        </w:r>
        <w:r w:rsidR="00001B8C" w:rsidRPr="004E1CF4" w:rsidDel="002E4299">
          <w:rPr>
            <w:rFonts w:ascii="Times New Roman" w:hAnsi="Times New Roman" w:cs="Times New Roman"/>
          </w:rPr>
          <w:delText xml:space="preserve">hinder the </w:delText>
        </w:r>
        <w:r w:rsidR="006B1414" w:rsidDel="002E4299">
          <w:rPr>
            <w:rFonts w:ascii="Times New Roman" w:hAnsi="Times New Roman" w:cs="Times New Roman"/>
          </w:rPr>
          <w:delText>concep</w:delText>
        </w:r>
        <w:r w:rsidR="00096AFF" w:rsidDel="002E4299">
          <w:rPr>
            <w:rFonts w:ascii="Times New Roman" w:hAnsi="Times New Roman" w:cs="Times New Roman"/>
          </w:rPr>
          <w:delText>t</w:delText>
        </w:r>
        <w:r w:rsidR="006B1414" w:rsidDel="002E4299">
          <w:rPr>
            <w:rFonts w:ascii="Times New Roman" w:hAnsi="Times New Roman" w:cs="Times New Roman"/>
          </w:rPr>
          <w:delText>ualization</w:delText>
        </w:r>
        <w:r w:rsidR="006B1414" w:rsidRPr="004E1CF4" w:rsidDel="002E4299">
          <w:rPr>
            <w:rFonts w:ascii="Times New Roman" w:hAnsi="Times New Roman" w:cs="Times New Roman"/>
          </w:rPr>
          <w:delText xml:space="preserve"> </w:delText>
        </w:r>
        <w:r w:rsidR="00001B8C" w:rsidRPr="004E1CF4" w:rsidDel="002E4299">
          <w:rPr>
            <w:rFonts w:ascii="Times New Roman" w:hAnsi="Times New Roman" w:cs="Times New Roman"/>
          </w:rPr>
          <w:delText>of</w:delText>
        </w:r>
      </w:del>
      <w:del w:id="21" w:author="Elvis Felipe Elli" w:date="2026-05-19T10:47:00Z" w16du:dateUtc="2026-05-19T15:47:00Z">
        <w:r w:rsidR="00001B8C" w:rsidRPr="004E1CF4" w:rsidDel="007C2C47">
          <w:rPr>
            <w:rFonts w:ascii="Times New Roman" w:hAnsi="Times New Roman" w:cs="Times New Roman"/>
          </w:rPr>
          <w:delText xml:space="preserve"> strategies to </w:delText>
        </w:r>
        <w:r w:rsidR="00AA73A4" w:rsidDel="007C2C47">
          <w:rPr>
            <w:rFonts w:ascii="Times New Roman" w:hAnsi="Times New Roman" w:cs="Times New Roman"/>
          </w:rPr>
          <w:delText>maximize</w:delText>
        </w:r>
        <w:r w:rsidR="00001B8C" w:rsidRPr="004E1CF4" w:rsidDel="007C2C47">
          <w:rPr>
            <w:rFonts w:ascii="Times New Roman" w:hAnsi="Times New Roman" w:cs="Times New Roman"/>
          </w:rPr>
          <w:delText xml:space="preserve"> yield </w:delText>
        </w:r>
        <w:r w:rsidR="00845552" w:rsidRPr="004E1CF4" w:rsidDel="007C2C47">
          <w:rPr>
            <w:rFonts w:ascii="Times New Roman" w:hAnsi="Times New Roman" w:cs="Times New Roman"/>
          </w:rPr>
          <w:delText>(</w:delText>
        </w:r>
        <w:r w:rsidR="00613EF8" w:rsidRPr="004E1CF4" w:rsidDel="007C2C47">
          <w:rPr>
            <w:rFonts w:ascii="Times New Roman" w:hAnsi="Times New Roman" w:cs="Times New Roman"/>
          </w:rPr>
          <w:delText>Spaeth et al. 1984)</w:delText>
        </w:r>
      </w:del>
      <w:ins w:id="22" w:author="Elvis Felipe Elli" w:date="2026-05-19T10:46:00Z" w16du:dateUtc="2026-05-19T15:46:00Z">
        <w:r w:rsidR="009610DE">
          <w:rPr>
            <w:rFonts w:ascii="Times New Roman" w:hAnsi="Times New Roman" w:cs="Times New Roman"/>
          </w:rPr>
          <w:t xml:space="preserve">study fills this </w:t>
        </w:r>
      </w:ins>
      <w:ins w:id="23" w:author="Elvis Felipe Elli" w:date="2026-05-19T10:47:00Z" w16du:dateUtc="2026-05-19T15:47:00Z">
        <w:r w:rsidR="009610DE">
          <w:rPr>
            <w:rFonts w:ascii="Times New Roman" w:hAnsi="Times New Roman" w:cs="Times New Roman"/>
          </w:rPr>
          <w:t>knowledge gap.</w:t>
        </w:r>
      </w:ins>
      <w:del w:id="24" w:author="Elvis Felipe Elli" w:date="2026-05-19T10:46:00Z" w16du:dateUtc="2026-05-19T15:46:00Z">
        <w:r w:rsidR="009679A1" w:rsidRPr="004E1CF4" w:rsidDel="009610DE">
          <w:rPr>
            <w:rFonts w:ascii="Times New Roman" w:hAnsi="Times New Roman" w:cs="Times New Roman"/>
          </w:rPr>
          <w:delText xml:space="preserve">. </w:delText>
        </w:r>
      </w:del>
    </w:p>
    <w:p w14:paraId="02E31259" w14:textId="5EB4198C" w:rsidR="00AA1226" w:rsidRDefault="0013239D" w:rsidP="00C90ACA">
      <w:pPr>
        <w:spacing w:line="276" w:lineRule="auto"/>
        <w:jc w:val="both"/>
        <w:rPr>
          <w:rFonts w:ascii="Times New Roman" w:hAnsi="Times New Roman" w:cs="Times New Roman"/>
        </w:rPr>
      </w:pPr>
      <w:r w:rsidRPr="00F97E0D">
        <w:rPr>
          <w:rFonts w:ascii="Times New Roman" w:hAnsi="Times New Roman" w:cs="Times New Roman"/>
        </w:rPr>
        <w:t>Crop y</w:t>
      </w:r>
      <w:r w:rsidR="00715AD3" w:rsidRPr="00F97E0D">
        <w:rPr>
          <w:rFonts w:ascii="Times New Roman" w:hAnsi="Times New Roman" w:cs="Times New Roman"/>
        </w:rPr>
        <w:t>ield</w:t>
      </w:r>
      <w:r w:rsidRPr="00F97E0D">
        <w:rPr>
          <w:rFonts w:ascii="Times New Roman" w:hAnsi="Times New Roman" w:cs="Times New Roman"/>
        </w:rPr>
        <w:t>s can be</w:t>
      </w:r>
      <w:r w:rsidR="00715AD3" w:rsidRPr="00F97E0D">
        <w:rPr>
          <w:rFonts w:ascii="Times New Roman" w:hAnsi="Times New Roman" w:cs="Times New Roman"/>
        </w:rPr>
        <w:t xml:space="preserve"> </w:t>
      </w:r>
      <w:r w:rsidR="005740AF" w:rsidRPr="00F97E0D">
        <w:rPr>
          <w:rFonts w:ascii="Times New Roman" w:hAnsi="Times New Roman" w:cs="Times New Roman"/>
        </w:rPr>
        <w:t xml:space="preserve">defined </w:t>
      </w:r>
      <w:r w:rsidR="00715AD3" w:rsidRPr="00F97E0D">
        <w:rPr>
          <w:rFonts w:ascii="Times New Roman" w:hAnsi="Times New Roman" w:cs="Times New Roman"/>
        </w:rPr>
        <w:t xml:space="preserve">as the </w:t>
      </w:r>
      <w:r w:rsidRPr="00F97E0D">
        <w:rPr>
          <w:rFonts w:ascii="Times New Roman" w:hAnsi="Times New Roman" w:cs="Times New Roman"/>
        </w:rPr>
        <w:t xml:space="preserve">product </w:t>
      </w:r>
      <w:r w:rsidR="00715AD3" w:rsidRPr="00F97E0D">
        <w:rPr>
          <w:rFonts w:ascii="Times New Roman" w:hAnsi="Times New Roman" w:cs="Times New Roman"/>
        </w:rPr>
        <w:t xml:space="preserve">of </w:t>
      </w:r>
      <w:r w:rsidR="00435990" w:rsidRPr="00F97E0D">
        <w:rPr>
          <w:rFonts w:ascii="Times New Roman" w:hAnsi="Times New Roman" w:cs="Times New Roman"/>
        </w:rPr>
        <w:t>above</w:t>
      </w:r>
      <w:r w:rsidR="00150A4D">
        <w:rPr>
          <w:rFonts w:ascii="Times New Roman" w:hAnsi="Times New Roman" w:cs="Times New Roman"/>
        </w:rPr>
        <w:t>-</w:t>
      </w:r>
      <w:r w:rsidR="00435990" w:rsidRPr="00F97E0D">
        <w:rPr>
          <w:rFonts w:ascii="Times New Roman" w:hAnsi="Times New Roman" w:cs="Times New Roman"/>
        </w:rPr>
        <w:t xml:space="preserve">ground biomass </w:t>
      </w:r>
      <w:r w:rsidR="00715AD3" w:rsidRPr="00F97E0D">
        <w:rPr>
          <w:rFonts w:ascii="Times New Roman" w:hAnsi="Times New Roman" w:cs="Times New Roman"/>
        </w:rPr>
        <w:t>and HI (Egli, 1998</w:t>
      </w:r>
      <w:r w:rsidR="00D758F7" w:rsidRPr="00F97E0D">
        <w:rPr>
          <w:rFonts w:ascii="Times New Roman" w:hAnsi="Times New Roman" w:cs="Times New Roman"/>
        </w:rPr>
        <w:t xml:space="preserve">; De Bruin and Pedersen, 2009). </w:t>
      </w:r>
      <w:r w:rsidR="00F97E0D" w:rsidRPr="00F97E0D">
        <w:rPr>
          <w:rFonts w:ascii="Times New Roman" w:hAnsi="Times New Roman" w:cs="Times New Roman"/>
        </w:rPr>
        <w:t xml:space="preserve">Approximately 50% of </w:t>
      </w:r>
      <w:r w:rsidR="00F97E0D">
        <w:rPr>
          <w:rFonts w:ascii="Times New Roman" w:hAnsi="Times New Roman" w:cs="Times New Roman"/>
        </w:rPr>
        <w:t>long</w:t>
      </w:r>
      <w:r w:rsidR="00150A4D">
        <w:rPr>
          <w:rFonts w:ascii="Times New Roman" w:hAnsi="Times New Roman" w:cs="Times New Roman"/>
        </w:rPr>
        <w:t>-</w:t>
      </w:r>
      <w:r w:rsidR="00F97E0D">
        <w:rPr>
          <w:rFonts w:ascii="Times New Roman" w:hAnsi="Times New Roman" w:cs="Times New Roman"/>
        </w:rPr>
        <w:t>term yield gain</w:t>
      </w:r>
      <w:r w:rsidR="00F97E0D" w:rsidRPr="00F97E0D">
        <w:rPr>
          <w:rFonts w:ascii="Times New Roman" w:hAnsi="Times New Roman" w:cs="Times New Roman"/>
        </w:rPr>
        <w:t xml:space="preserve"> in the US </w:t>
      </w:r>
      <w:del w:id="25" w:author="Elvis Felipe Elli" w:date="2026-05-19T10:48:00Z" w16du:dateUtc="2026-05-19T15:48:00Z">
        <w:r w:rsidR="00F97E0D" w:rsidDel="0073504D">
          <w:rPr>
            <w:rFonts w:ascii="Times New Roman" w:hAnsi="Times New Roman" w:cs="Times New Roman"/>
          </w:rPr>
          <w:delText xml:space="preserve">are </w:delText>
        </w:r>
      </w:del>
      <w:ins w:id="26" w:author="Elvis Felipe Elli" w:date="2026-05-19T10:48:00Z" w16du:dateUtc="2026-05-19T15:48:00Z">
        <w:r w:rsidR="0073504D">
          <w:rPr>
            <w:rFonts w:ascii="Times New Roman" w:hAnsi="Times New Roman" w:cs="Times New Roman"/>
          </w:rPr>
          <w:t xml:space="preserve">is </w:t>
        </w:r>
      </w:ins>
      <w:r w:rsidR="00F97E0D" w:rsidRPr="00F97E0D">
        <w:rPr>
          <w:rFonts w:ascii="Times New Roman" w:hAnsi="Times New Roman" w:cs="Times New Roman"/>
        </w:rPr>
        <w:t xml:space="preserve">attributed to </w:t>
      </w:r>
      <w:r w:rsidR="00F97E0D" w:rsidRPr="00F97E0D">
        <w:rPr>
          <w:rFonts w:ascii="Times New Roman" w:hAnsi="Times New Roman" w:cs="Times New Roman"/>
        </w:rPr>
        <w:lastRenderedPageBreak/>
        <w:t>breeding advancements (Boehm et al., </w:t>
      </w:r>
      <w:hyperlink r:id="rId12" w:history="1">
        <w:r w:rsidR="00F97E0D" w:rsidRPr="00F97E0D">
          <w:rPr>
            <w:rFonts w:ascii="Times New Roman" w:hAnsi="Times New Roman" w:cs="Times New Roman"/>
          </w:rPr>
          <w:t>2019</w:t>
        </w:r>
      </w:hyperlink>
      <w:r w:rsidR="00F97E0D" w:rsidRPr="00F97E0D">
        <w:rPr>
          <w:rFonts w:ascii="Times New Roman" w:hAnsi="Times New Roman" w:cs="Times New Roman"/>
          <w:sz w:val="26"/>
          <w:szCs w:val="26"/>
        </w:rPr>
        <w:t xml:space="preserve">). </w:t>
      </w:r>
      <w:r w:rsidRPr="00F97E0D">
        <w:rPr>
          <w:rFonts w:ascii="Times New Roman" w:hAnsi="Times New Roman" w:cs="Times New Roman"/>
        </w:rPr>
        <w:t>Rowntree</w:t>
      </w:r>
      <w:r w:rsidR="00163BDA" w:rsidRPr="00F97E0D">
        <w:rPr>
          <w:rFonts w:ascii="Times New Roman" w:hAnsi="Times New Roman" w:cs="Times New Roman"/>
        </w:rPr>
        <w:t xml:space="preserve"> et al. (</w:t>
      </w:r>
      <w:r w:rsidR="00A44FE9" w:rsidRPr="00F97E0D">
        <w:rPr>
          <w:rFonts w:ascii="Times New Roman" w:hAnsi="Times New Roman" w:cs="Times New Roman"/>
        </w:rPr>
        <w:t>2013 and 2014</w:t>
      </w:r>
      <w:r w:rsidR="00163BDA" w:rsidRPr="00F97E0D">
        <w:rPr>
          <w:rFonts w:ascii="Times New Roman" w:hAnsi="Times New Roman" w:cs="Times New Roman"/>
        </w:rPr>
        <w:t>)</w:t>
      </w:r>
      <w:r w:rsidRPr="00F97E0D">
        <w:rPr>
          <w:rFonts w:ascii="Times New Roman" w:hAnsi="Times New Roman" w:cs="Times New Roman"/>
        </w:rPr>
        <w:t xml:space="preserve"> </w:t>
      </w:r>
      <w:r w:rsidR="00A44FE9" w:rsidRPr="00F97E0D">
        <w:rPr>
          <w:rFonts w:ascii="Times New Roman" w:hAnsi="Times New Roman" w:cs="Times New Roman"/>
        </w:rPr>
        <w:t>and Tamagno et al. (2020)</w:t>
      </w:r>
      <w:r w:rsidR="00750111" w:rsidRPr="00750111">
        <w:t xml:space="preserve"> </w:t>
      </w:r>
      <w:r w:rsidR="00750111" w:rsidRPr="00750111">
        <w:rPr>
          <w:rFonts w:ascii="Times New Roman" w:hAnsi="Times New Roman" w:cs="Times New Roman"/>
        </w:rPr>
        <w:t xml:space="preserve">based on </w:t>
      </w:r>
      <w:r w:rsidR="00483A75">
        <w:rPr>
          <w:rFonts w:ascii="Times New Roman" w:hAnsi="Times New Roman" w:cs="Times New Roman"/>
        </w:rPr>
        <w:t xml:space="preserve">extensive </w:t>
      </w:r>
      <w:r w:rsidR="00750111" w:rsidRPr="00750111">
        <w:rPr>
          <w:rFonts w:ascii="Times New Roman" w:hAnsi="Times New Roman" w:cs="Times New Roman"/>
        </w:rPr>
        <w:t>field experiments</w:t>
      </w:r>
      <w:r w:rsidR="00483A75">
        <w:rPr>
          <w:rFonts w:ascii="Times New Roman" w:hAnsi="Times New Roman" w:cs="Times New Roman"/>
        </w:rPr>
        <w:t xml:space="preserve"> conducted across</w:t>
      </w:r>
      <w:r w:rsidR="00750111" w:rsidRPr="00750111">
        <w:rPr>
          <w:rFonts w:ascii="Times New Roman" w:hAnsi="Times New Roman" w:cs="Times New Roman"/>
        </w:rPr>
        <w:t xml:space="preserve"> major</w:t>
      </w:r>
      <w:r w:rsidR="00483A75">
        <w:rPr>
          <w:rFonts w:ascii="Times New Roman" w:hAnsi="Times New Roman" w:cs="Times New Roman"/>
        </w:rPr>
        <w:t xml:space="preserve"> </w:t>
      </w:r>
      <w:del w:id="27" w:author="Elvis Felipe Elli" w:date="2026-05-19T10:48:00Z" w16du:dateUtc="2026-05-19T15:48:00Z">
        <w:r w:rsidR="00483A75" w:rsidDel="00345B79">
          <w:rPr>
            <w:rFonts w:ascii="Times New Roman" w:hAnsi="Times New Roman" w:cs="Times New Roman"/>
          </w:rPr>
          <w:delText>of</w:delText>
        </w:r>
        <w:r w:rsidR="00750111" w:rsidRPr="00750111" w:rsidDel="00345B79">
          <w:rPr>
            <w:rFonts w:ascii="Times New Roman" w:hAnsi="Times New Roman" w:cs="Times New Roman"/>
          </w:rPr>
          <w:delText xml:space="preserve"> </w:delText>
        </w:r>
      </w:del>
      <w:r w:rsidR="00750111" w:rsidRPr="00750111">
        <w:rPr>
          <w:rFonts w:ascii="Times New Roman" w:hAnsi="Times New Roman" w:cs="Times New Roman"/>
        </w:rPr>
        <w:t xml:space="preserve">soybean-producing regions </w:t>
      </w:r>
      <w:r w:rsidR="00483A75">
        <w:rPr>
          <w:rFonts w:ascii="Times New Roman" w:hAnsi="Times New Roman" w:cs="Times New Roman"/>
        </w:rPr>
        <w:t>of</w:t>
      </w:r>
      <w:r w:rsidR="00483A75" w:rsidRPr="00750111">
        <w:rPr>
          <w:rFonts w:ascii="Times New Roman" w:hAnsi="Times New Roman" w:cs="Times New Roman"/>
        </w:rPr>
        <w:t xml:space="preserve"> </w:t>
      </w:r>
      <w:r w:rsidR="00750111" w:rsidRPr="00750111">
        <w:rPr>
          <w:rFonts w:ascii="Times New Roman" w:hAnsi="Times New Roman" w:cs="Times New Roman"/>
        </w:rPr>
        <w:t>the United States</w:t>
      </w:r>
      <w:r w:rsidR="00750111">
        <w:t>,</w:t>
      </w:r>
      <w:r w:rsidR="00A44FE9" w:rsidRPr="00F97E0D">
        <w:rPr>
          <w:rFonts w:ascii="Times New Roman" w:hAnsi="Times New Roman" w:cs="Times New Roman"/>
        </w:rPr>
        <w:t xml:space="preserve"> </w:t>
      </w:r>
      <w:r w:rsidRPr="00F97E0D">
        <w:rPr>
          <w:rFonts w:ascii="Times New Roman" w:hAnsi="Times New Roman" w:cs="Times New Roman"/>
        </w:rPr>
        <w:t xml:space="preserve">found that </w:t>
      </w:r>
      <w:r w:rsidR="00962302" w:rsidRPr="00F97E0D">
        <w:rPr>
          <w:rFonts w:ascii="Times New Roman" w:hAnsi="Times New Roman" w:cs="Times New Roman"/>
        </w:rPr>
        <w:t>soybean yield</w:t>
      </w:r>
      <w:r w:rsidR="00163BDA" w:rsidRPr="00F97E0D">
        <w:rPr>
          <w:rFonts w:ascii="Times New Roman" w:hAnsi="Times New Roman" w:cs="Times New Roman"/>
        </w:rPr>
        <w:t xml:space="preserve"> genetic gain</w:t>
      </w:r>
      <w:r w:rsidR="00962302" w:rsidRPr="00F97E0D">
        <w:rPr>
          <w:rFonts w:ascii="Times New Roman" w:hAnsi="Times New Roman" w:cs="Times New Roman"/>
        </w:rPr>
        <w:t xml:space="preserve"> increased by 0.44–0.74% </w:t>
      </w:r>
      <w:r w:rsidR="00705529" w:rsidRPr="00F97E0D">
        <w:rPr>
          <w:rFonts w:ascii="Times New Roman" w:hAnsi="Times New Roman" w:cs="Times New Roman"/>
        </w:rPr>
        <w:t>year</w:t>
      </w:r>
      <w:r w:rsidR="00705529" w:rsidRPr="00F97E0D">
        <w:rPr>
          <w:rFonts w:ascii="Times New Roman" w:hAnsi="Times New Roman" w:cs="Times New Roman"/>
          <w:vertAlign w:val="superscript"/>
        </w:rPr>
        <w:t>-1</w:t>
      </w:r>
      <w:r w:rsidR="00705529" w:rsidRPr="00F97E0D">
        <w:rPr>
          <w:rFonts w:ascii="Times New Roman" w:hAnsi="Times New Roman" w:cs="Times New Roman"/>
        </w:rPr>
        <w:t xml:space="preserve"> </w:t>
      </w:r>
      <w:r w:rsidR="00962302" w:rsidRPr="00F97E0D">
        <w:rPr>
          <w:rFonts w:ascii="Times New Roman" w:hAnsi="Times New Roman" w:cs="Times New Roman"/>
        </w:rPr>
        <w:t xml:space="preserve">with </w:t>
      </w:r>
      <w:r w:rsidR="00962302" w:rsidRPr="001512DA">
        <w:rPr>
          <w:rFonts w:ascii="Times New Roman" w:hAnsi="Times New Roman" w:cs="Times New Roman"/>
        </w:rPr>
        <w:t>biomass increasing by 0.13–0.41</w:t>
      </w:r>
      <w:r w:rsidR="00715AD3" w:rsidRPr="001512DA">
        <w:rPr>
          <w:rFonts w:ascii="Times New Roman" w:hAnsi="Times New Roman" w:cs="Times New Roman"/>
        </w:rPr>
        <w:t xml:space="preserve">% </w:t>
      </w:r>
      <w:r w:rsidR="00163BDA" w:rsidRPr="001512DA">
        <w:rPr>
          <w:rFonts w:ascii="Times New Roman" w:hAnsi="Times New Roman" w:cs="Times New Roman"/>
        </w:rPr>
        <w:t xml:space="preserve">and </w:t>
      </w:r>
      <w:r w:rsidR="00715AD3" w:rsidRPr="001512DA">
        <w:rPr>
          <w:rFonts w:ascii="Times New Roman" w:hAnsi="Times New Roman" w:cs="Times New Roman"/>
        </w:rPr>
        <w:t>no</w:t>
      </w:r>
      <w:r w:rsidR="00837FB4" w:rsidRPr="001512DA">
        <w:rPr>
          <w:rFonts w:ascii="Times New Roman" w:hAnsi="Times New Roman" w:cs="Times New Roman"/>
        </w:rPr>
        <w:t xml:space="preserve"> improvement in </w:t>
      </w:r>
      <w:del w:id="28" w:author="Elvis Felipe Elli" w:date="2026-05-19T10:54:00Z" w16du:dateUtc="2026-05-19T15:54:00Z">
        <w:r w:rsidR="00837FB4" w:rsidRPr="001512DA" w:rsidDel="008A46D9">
          <w:rPr>
            <w:rFonts w:ascii="Times New Roman" w:hAnsi="Times New Roman" w:cs="Times New Roman"/>
          </w:rPr>
          <w:delText>apparent</w:delText>
        </w:r>
        <w:r w:rsidR="005740AF" w:rsidRPr="001512DA" w:rsidDel="008A46D9">
          <w:rPr>
            <w:rFonts w:ascii="Times New Roman" w:hAnsi="Times New Roman" w:cs="Times New Roman"/>
          </w:rPr>
          <w:delText xml:space="preserve"> </w:delText>
        </w:r>
      </w:del>
      <w:r w:rsidR="005740AF" w:rsidRPr="001512DA">
        <w:rPr>
          <w:rFonts w:ascii="Times New Roman" w:hAnsi="Times New Roman" w:cs="Times New Roman"/>
        </w:rPr>
        <w:t>HI.</w:t>
      </w:r>
      <w:r w:rsidR="00483A75" w:rsidRPr="001512DA">
        <w:rPr>
          <w:rFonts w:ascii="Times New Roman" w:hAnsi="Times New Roman" w:cs="Times New Roman"/>
        </w:rPr>
        <w:t xml:space="preserve"> </w:t>
      </w:r>
      <w:r w:rsidR="00435990" w:rsidRPr="00F97E0D">
        <w:rPr>
          <w:rFonts w:ascii="Times New Roman" w:hAnsi="Times New Roman" w:cs="Times New Roman"/>
        </w:rPr>
        <w:t xml:space="preserve">Comparing </w:t>
      </w:r>
      <w:r w:rsidR="00A10377" w:rsidRPr="00F97E0D">
        <w:rPr>
          <w:rFonts w:ascii="Times New Roman" w:hAnsi="Times New Roman" w:cs="Times New Roman"/>
        </w:rPr>
        <w:t xml:space="preserve">old and new soybean cultivars in </w:t>
      </w:r>
      <w:r w:rsidR="0037699C" w:rsidRPr="00F97E0D">
        <w:rPr>
          <w:rFonts w:ascii="Times New Roman" w:hAnsi="Times New Roman" w:cs="Times New Roman"/>
        </w:rPr>
        <w:t>Iowa</w:t>
      </w:r>
      <w:r w:rsidR="00435990">
        <w:rPr>
          <w:rFonts w:ascii="Times New Roman" w:hAnsi="Times New Roman" w:cs="Times New Roman"/>
        </w:rPr>
        <w:t>, De</w:t>
      </w:r>
      <w:r w:rsidR="00D758F7" w:rsidRPr="00D758F7">
        <w:rPr>
          <w:rFonts w:ascii="Times New Roman" w:hAnsi="Times New Roman" w:cs="Times New Roman"/>
        </w:rPr>
        <w:t xml:space="preserve"> Bruin and Pedersen (2009)</w:t>
      </w:r>
      <w:r w:rsidR="00A10377" w:rsidRPr="00D758F7">
        <w:rPr>
          <w:rFonts w:ascii="Times New Roman" w:hAnsi="Times New Roman" w:cs="Times New Roman"/>
        </w:rPr>
        <w:t xml:space="preserve"> </w:t>
      </w:r>
      <w:r w:rsidR="00435990">
        <w:rPr>
          <w:rFonts w:ascii="Times New Roman" w:hAnsi="Times New Roman" w:cs="Times New Roman"/>
        </w:rPr>
        <w:t xml:space="preserve">showed </w:t>
      </w:r>
      <w:r w:rsidR="00D758F7">
        <w:rPr>
          <w:rFonts w:ascii="Times New Roman" w:hAnsi="Times New Roman" w:cs="Times New Roman"/>
        </w:rPr>
        <w:t xml:space="preserve">that </w:t>
      </w:r>
      <w:r w:rsidR="00A10377" w:rsidRPr="00D758F7">
        <w:rPr>
          <w:rFonts w:ascii="Times New Roman" w:hAnsi="Times New Roman" w:cs="Times New Roman"/>
        </w:rPr>
        <w:t xml:space="preserve">genetic yield improvement was </w:t>
      </w:r>
      <w:r w:rsidR="00837FB4" w:rsidRPr="00D758F7">
        <w:rPr>
          <w:rFonts w:ascii="Times New Roman" w:hAnsi="Times New Roman" w:cs="Times New Roman"/>
        </w:rPr>
        <w:t xml:space="preserve">positively </w:t>
      </w:r>
      <w:r w:rsidR="00A10377" w:rsidRPr="00D758F7">
        <w:rPr>
          <w:rFonts w:ascii="Times New Roman" w:hAnsi="Times New Roman" w:cs="Times New Roman"/>
        </w:rPr>
        <w:t xml:space="preserve">correlated with increased </w:t>
      </w:r>
      <w:r w:rsidR="00435990">
        <w:rPr>
          <w:rFonts w:ascii="Times New Roman" w:hAnsi="Times New Roman" w:cs="Times New Roman"/>
        </w:rPr>
        <w:t>biomass accumulation</w:t>
      </w:r>
      <w:r w:rsidR="00A10377" w:rsidRPr="00D758F7">
        <w:rPr>
          <w:rFonts w:ascii="Times New Roman" w:hAnsi="Times New Roman" w:cs="Times New Roman"/>
        </w:rPr>
        <w:t xml:space="preserve"> in newer cultivars, </w:t>
      </w:r>
      <w:r w:rsidR="00D758F7" w:rsidRPr="00D758F7">
        <w:rPr>
          <w:rFonts w:ascii="Times New Roman" w:hAnsi="Times New Roman" w:cs="Times New Roman"/>
        </w:rPr>
        <w:t xml:space="preserve">with </w:t>
      </w:r>
      <w:ins w:id="29" w:author="Elvis Felipe Elli" w:date="2026-05-19T10:48:00Z" w16du:dateUtc="2026-05-19T15:48:00Z">
        <w:r w:rsidR="00345B79">
          <w:rPr>
            <w:rFonts w:ascii="Times New Roman" w:hAnsi="Times New Roman" w:cs="Times New Roman"/>
          </w:rPr>
          <w:t xml:space="preserve">a </w:t>
        </w:r>
      </w:ins>
      <w:r w:rsidR="00D758F7" w:rsidRPr="00D758F7">
        <w:rPr>
          <w:rFonts w:ascii="Times New Roman" w:hAnsi="Times New Roman" w:cs="Times New Roman"/>
        </w:rPr>
        <w:t>slight change observed in HI</w:t>
      </w:r>
      <w:r w:rsidR="00A10377" w:rsidRPr="00C95A3F">
        <w:rPr>
          <w:rFonts w:ascii="Times New Roman" w:hAnsi="Times New Roman" w:cs="Times New Roman"/>
        </w:rPr>
        <w:t>.</w:t>
      </w:r>
      <w:r w:rsidR="00D758F7" w:rsidRPr="00C95A3F">
        <w:rPr>
          <w:rFonts w:ascii="Times New Roman" w:hAnsi="Times New Roman" w:cs="Times New Roman"/>
        </w:rPr>
        <w:t xml:space="preserve"> </w:t>
      </w:r>
      <w:del w:id="30" w:author="Elvis Felipe Elli" w:date="2026-05-19T11:01:00Z" w16du:dateUtc="2026-05-19T16:01:00Z">
        <w:r w:rsidR="00C95A3F" w:rsidRPr="00C95A3F" w:rsidDel="00227479">
          <w:rPr>
            <w:rFonts w:ascii="Times New Roman" w:hAnsi="Times New Roman" w:cs="Times New Roman"/>
          </w:rPr>
          <w:delText xml:space="preserve">According to </w:delText>
        </w:r>
      </w:del>
      <w:r w:rsidR="00C95A3F" w:rsidRPr="00C95A3F">
        <w:rPr>
          <w:rFonts w:ascii="Times New Roman" w:hAnsi="Times New Roman" w:cs="Times New Roman"/>
        </w:rPr>
        <w:t>Kumudini et al. (2001)</w:t>
      </w:r>
      <w:ins w:id="31" w:author="Elvis Felipe Elli" w:date="2026-05-19T11:01:00Z" w16du:dateUtc="2026-05-19T16:01:00Z">
        <w:r w:rsidR="005338D4">
          <w:rPr>
            <w:rFonts w:ascii="Times New Roman" w:hAnsi="Times New Roman" w:cs="Times New Roman"/>
          </w:rPr>
          <w:t xml:space="preserve"> concluded that aboveground biomass accounted for 78% of the </w:t>
        </w:r>
      </w:ins>
      <w:ins w:id="32" w:author="Elvis Felipe Elli" w:date="2026-05-19T11:02:00Z" w16du:dateUtc="2026-05-19T16:02:00Z">
        <w:r w:rsidR="00DC06B4">
          <w:rPr>
            <w:rFonts w:ascii="Times New Roman" w:hAnsi="Times New Roman" w:cs="Times New Roman"/>
          </w:rPr>
          <w:t xml:space="preserve">yield </w:t>
        </w:r>
      </w:ins>
      <w:ins w:id="33" w:author="Elvis Felipe Elli" w:date="2026-05-19T11:01:00Z" w16du:dateUtc="2026-05-19T16:01:00Z">
        <w:r w:rsidR="005338D4">
          <w:rPr>
            <w:rFonts w:ascii="Times New Roman" w:hAnsi="Times New Roman" w:cs="Times New Roman"/>
          </w:rPr>
          <w:t>difference between high and low yiel</w:t>
        </w:r>
      </w:ins>
      <w:ins w:id="34" w:author="Elvis Felipe Elli" w:date="2026-05-19T11:02:00Z" w16du:dateUtc="2026-05-19T16:02:00Z">
        <w:r w:rsidR="005338D4">
          <w:rPr>
            <w:rFonts w:ascii="Times New Roman" w:hAnsi="Times New Roman" w:cs="Times New Roman"/>
          </w:rPr>
          <w:t>ding soybean cultivars, while HI account</w:t>
        </w:r>
        <w:r w:rsidR="00DC06B4">
          <w:rPr>
            <w:rFonts w:ascii="Times New Roman" w:hAnsi="Times New Roman" w:cs="Times New Roman"/>
          </w:rPr>
          <w:t>ed for 22% of the yield difference</w:t>
        </w:r>
      </w:ins>
      <w:del w:id="35" w:author="Elvis Felipe Elli" w:date="2026-05-19T11:03:00Z" w16du:dateUtc="2026-05-19T16:03:00Z">
        <w:r w:rsidR="00C95A3F" w:rsidRPr="00C95A3F" w:rsidDel="007725D9">
          <w:rPr>
            <w:rFonts w:ascii="Times New Roman" w:hAnsi="Times New Roman" w:cs="Times New Roman"/>
          </w:rPr>
          <w:delText xml:space="preserve">, modern soybean cultivars </w:delText>
        </w:r>
      </w:del>
      <w:del w:id="36" w:author="Elvis Felipe Elli" w:date="2026-05-19T10:49:00Z" w16du:dateUtc="2026-05-19T15:49:00Z">
        <w:r w:rsidR="00C95A3F" w:rsidRPr="00C95A3F" w:rsidDel="00F5678E">
          <w:rPr>
            <w:rFonts w:ascii="Times New Roman" w:hAnsi="Times New Roman" w:cs="Times New Roman"/>
          </w:rPr>
          <w:delText>are distinguished by</w:delText>
        </w:r>
      </w:del>
      <w:del w:id="37" w:author="Elvis Felipe Elli" w:date="2026-05-19T11:03:00Z" w16du:dateUtc="2026-05-19T16:03:00Z">
        <w:r w:rsidR="00C95A3F" w:rsidRPr="00C95A3F" w:rsidDel="007725D9">
          <w:rPr>
            <w:rFonts w:ascii="Times New Roman" w:hAnsi="Times New Roman" w:cs="Times New Roman"/>
          </w:rPr>
          <w:delText xml:space="preserve"> a 17–19% increase in total </w:delText>
        </w:r>
        <w:r w:rsidR="005740AF" w:rsidDel="007725D9">
          <w:rPr>
            <w:rFonts w:ascii="Times New Roman" w:hAnsi="Times New Roman" w:cs="Times New Roman"/>
          </w:rPr>
          <w:delText>accumulated biomass</w:delText>
        </w:r>
        <w:r w:rsidR="00C95A3F" w:rsidRPr="00C95A3F" w:rsidDel="007725D9">
          <w:rPr>
            <w:rFonts w:ascii="Times New Roman" w:hAnsi="Times New Roman" w:cs="Times New Roman"/>
          </w:rPr>
          <w:delText xml:space="preserve"> before and during the seed-filling period (R5 to R7)</w:delText>
        </w:r>
        <w:r w:rsidR="00C95A3F" w:rsidDel="007725D9">
          <w:rPr>
            <w:rFonts w:ascii="Times New Roman" w:hAnsi="Times New Roman" w:cs="Times New Roman"/>
          </w:rPr>
          <w:delText xml:space="preserve"> that </w:delText>
        </w:r>
        <w:r w:rsidR="00C95A3F" w:rsidRPr="00C95A3F" w:rsidDel="007725D9">
          <w:rPr>
            <w:rFonts w:ascii="Times New Roman" w:hAnsi="Times New Roman" w:cs="Times New Roman"/>
          </w:rPr>
          <w:delText xml:space="preserve">enhances crop growth rates during the reproductive stages </w:delText>
        </w:r>
        <w:r w:rsidR="00C95A3F" w:rsidDel="007725D9">
          <w:rPr>
            <w:rFonts w:ascii="Times New Roman" w:hAnsi="Times New Roman" w:cs="Times New Roman"/>
          </w:rPr>
          <w:delText>that</w:delText>
        </w:r>
        <w:r w:rsidR="00C95A3F" w:rsidRPr="00C95A3F" w:rsidDel="007725D9">
          <w:rPr>
            <w:rFonts w:ascii="Times New Roman" w:hAnsi="Times New Roman" w:cs="Times New Roman"/>
          </w:rPr>
          <w:delText xml:space="preserve"> advantages </w:delText>
        </w:r>
        <w:r w:rsidR="00C95A3F" w:rsidDel="007725D9">
          <w:rPr>
            <w:rFonts w:ascii="Times New Roman" w:hAnsi="Times New Roman" w:cs="Times New Roman"/>
          </w:rPr>
          <w:delText xml:space="preserve">further </w:delText>
        </w:r>
        <w:r w:rsidR="00C95A3F" w:rsidRPr="00C95A3F" w:rsidDel="007725D9">
          <w:rPr>
            <w:rFonts w:ascii="Times New Roman" w:hAnsi="Times New Roman" w:cs="Times New Roman"/>
          </w:rPr>
          <w:delText>contribut</w:delText>
        </w:r>
        <w:r w:rsidR="00C95A3F" w:rsidDel="007725D9">
          <w:rPr>
            <w:rFonts w:ascii="Times New Roman" w:hAnsi="Times New Roman" w:cs="Times New Roman"/>
          </w:rPr>
          <w:delText xml:space="preserve">ion of </w:delText>
        </w:r>
        <w:r w:rsidR="00C95A3F" w:rsidRPr="00C95A3F" w:rsidDel="007725D9">
          <w:rPr>
            <w:rFonts w:ascii="Times New Roman" w:hAnsi="Times New Roman" w:cs="Times New Roman"/>
          </w:rPr>
          <w:delText>carbon assimilation</w:delText>
        </w:r>
        <w:r w:rsidR="00C95A3F" w:rsidDel="007725D9">
          <w:rPr>
            <w:rFonts w:ascii="Times New Roman" w:hAnsi="Times New Roman" w:cs="Times New Roman"/>
          </w:rPr>
          <w:delText xml:space="preserve"> into </w:delText>
        </w:r>
        <w:r w:rsidR="00C95A3F" w:rsidRPr="00C95A3F" w:rsidDel="007725D9">
          <w:rPr>
            <w:rFonts w:ascii="Times New Roman" w:hAnsi="Times New Roman" w:cs="Times New Roman"/>
          </w:rPr>
          <w:delText>genetic advancements in yield</w:delText>
        </w:r>
        <w:r w:rsidR="00AA1226" w:rsidDel="007725D9">
          <w:rPr>
            <w:rFonts w:ascii="Times New Roman" w:hAnsi="Times New Roman" w:cs="Times New Roman"/>
          </w:rPr>
          <w:delText xml:space="preserve"> while </w:delText>
        </w:r>
        <w:r w:rsidR="0045252B" w:rsidRPr="007F0859" w:rsidDel="007725D9">
          <w:rPr>
            <w:rFonts w:ascii="Times New Roman" w:hAnsi="Times New Roman" w:cs="Times New Roman"/>
          </w:rPr>
          <w:delText xml:space="preserve">HI </w:delText>
        </w:r>
        <w:r w:rsidR="00E42DB8" w:rsidDel="007725D9">
          <w:rPr>
            <w:rFonts w:ascii="Times New Roman" w:hAnsi="Times New Roman" w:cs="Times New Roman"/>
          </w:rPr>
          <w:delText>was</w:delText>
        </w:r>
      </w:del>
      <w:ins w:id="38" w:author="Elvis Felipe Elli" w:date="2026-05-19T11:03:00Z" w16du:dateUtc="2026-05-19T16:03:00Z">
        <w:r w:rsidR="007725D9">
          <w:rPr>
            <w:rFonts w:ascii="Times New Roman" w:hAnsi="Times New Roman" w:cs="Times New Roman"/>
          </w:rPr>
          <w:t>.</w:t>
        </w:r>
      </w:ins>
      <w:r w:rsidR="0045252B" w:rsidRPr="007F0859">
        <w:rPr>
          <w:rFonts w:ascii="Times New Roman" w:hAnsi="Times New Roman" w:cs="Times New Roman"/>
        </w:rPr>
        <w:t xml:space="preserve"> </w:t>
      </w:r>
      <w:moveToRangeStart w:id="39" w:author="Elvis Felipe Elli" w:date="2026-05-19T11:03:00Z" w:name="move230081037"/>
      <w:moveTo w:id="40" w:author="Elvis Felipe Elli" w:date="2026-05-19T11:03:00Z" w16du:dateUtc="2026-05-19T16:03:00Z">
        <w:r w:rsidR="007725D9" w:rsidRPr="007F0859">
          <w:rPr>
            <w:rFonts w:ascii="Times New Roman" w:hAnsi="Times New Roman" w:cs="Times New Roman"/>
          </w:rPr>
          <w:t xml:space="preserve">Rosenzweig et al., </w:t>
        </w:r>
        <w:r w:rsidR="007725D9">
          <w:rPr>
            <w:rFonts w:ascii="Times New Roman" w:hAnsi="Times New Roman" w:cs="Times New Roman"/>
          </w:rPr>
          <w:t>(</w:t>
        </w:r>
        <w:r w:rsidR="007725D9" w:rsidRPr="007F0859">
          <w:rPr>
            <w:rFonts w:ascii="Times New Roman" w:hAnsi="Times New Roman" w:cs="Times New Roman"/>
          </w:rPr>
          <w:t>2016</w:t>
        </w:r>
        <w:r w:rsidR="007725D9">
          <w:rPr>
            <w:rFonts w:ascii="Times New Roman" w:hAnsi="Times New Roman" w:cs="Times New Roman"/>
          </w:rPr>
          <w:t>)</w:t>
        </w:r>
        <w:r w:rsidR="007725D9" w:rsidRPr="007F0859">
          <w:rPr>
            <w:rFonts w:ascii="Times New Roman" w:hAnsi="Times New Roman" w:cs="Times New Roman"/>
          </w:rPr>
          <w:t xml:space="preserve">; Jain et al., </w:t>
        </w:r>
        <w:r w:rsidR="007725D9">
          <w:rPr>
            <w:rFonts w:ascii="Times New Roman" w:hAnsi="Times New Roman" w:cs="Times New Roman"/>
          </w:rPr>
          <w:t>(</w:t>
        </w:r>
        <w:r w:rsidR="007725D9" w:rsidRPr="007F0859">
          <w:rPr>
            <w:rFonts w:ascii="Times New Roman" w:hAnsi="Times New Roman" w:cs="Times New Roman"/>
          </w:rPr>
          <w:t>2017</w:t>
        </w:r>
        <w:r w:rsidR="007725D9">
          <w:rPr>
            <w:rFonts w:ascii="Times New Roman" w:hAnsi="Times New Roman" w:cs="Times New Roman"/>
          </w:rPr>
          <w:t>) and</w:t>
        </w:r>
        <w:r w:rsidR="007725D9" w:rsidRPr="007F0859">
          <w:rPr>
            <w:rFonts w:ascii="Times New Roman" w:hAnsi="Times New Roman" w:cs="Times New Roman"/>
          </w:rPr>
          <w:t xml:space="preserve"> Kawasaki et al., </w:t>
        </w:r>
        <w:r w:rsidR="007725D9">
          <w:rPr>
            <w:rFonts w:ascii="Times New Roman" w:hAnsi="Times New Roman" w:cs="Times New Roman"/>
          </w:rPr>
          <w:t>(</w:t>
        </w:r>
        <w:r w:rsidR="007725D9" w:rsidRPr="007F0859">
          <w:rPr>
            <w:rFonts w:ascii="Times New Roman" w:hAnsi="Times New Roman" w:cs="Times New Roman"/>
          </w:rPr>
          <w:t>2018</w:t>
        </w:r>
        <w:r w:rsidR="007725D9">
          <w:rPr>
            <w:rFonts w:ascii="Times New Roman" w:hAnsi="Times New Roman" w:cs="Times New Roman"/>
          </w:rPr>
          <w:t>)</w:t>
        </w:r>
      </w:moveTo>
      <w:moveToRangeEnd w:id="39"/>
      <w:ins w:id="41" w:author="Elvis Felipe Elli" w:date="2026-05-19T11:03:00Z" w16du:dateUtc="2026-05-19T16:03:00Z">
        <w:r w:rsidR="007725D9">
          <w:rPr>
            <w:rFonts w:ascii="Times New Roman" w:hAnsi="Times New Roman" w:cs="Times New Roman"/>
          </w:rPr>
          <w:t xml:space="preserve"> </w:t>
        </w:r>
      </w:ins>
      <w:r w:rsidR="00E42DB8">
        <w:rPr>
          <w:rFonts w:ascii="Times New Roman" w:hAnsi="Times New Roman" w:cs="Times New Roman"/>
        </w:rPr>
        <w:t>identified</w:t>
      </w:r>
      <w:r w:rsidR="00266AB4">
        <w:rPr>
          <w:rFonts w:ascii="Times New Roman" w:hAnsi="Times New Roman" w:cs="Times New Roman"/>
        </w:rPr>
        <w:t xml:space="preserve"> </w:t>
      </w:r>
      <w:ins w:id="42" w:author="Elvis Felipe Elli" w:date="2026-05-19T11:03:00Z" w16du:dateUtc="2026-05-19T16:03:00Z">
        <w:r w:rsidR="007725D9">
          <w:rPr>
            <w:rFonts w:ascii="Times New Roman" w:hAnsi="Times New Roman" w:cs="Times New Roman"/>
          </w:rPr>
          <w:t xml:space="preserve">HI </w:t>
        </w:r>
      </w:ins>
      <w:r w:rsidR="00266AB4">
        <w:rPr>
          <w:rFonts w:ascii="Times New Roman" w:hAnsi="Times New Roman" w:cs="Times New Roman"/>
        </w:rPr>
        <w:t xml:space="preserve">as </w:t>
      </w:r>
      <w:r w:rsidR="0045252B" w:rsidRPr="007F0859">
        <w:rPr>
          <w:rFonts w:ascii="Times New Roman" w:hAnsi="Times New Roman" w:cs="Times New Roman"/>
        </w:rPr>
        <w:t>a stable characteristic in</w:t>
      </w:r>
      <w:r w:rsidR="00435990">
        <w:rPr>
          <w:rFonts w:ascii="Times New Roman" w:hAnsi="Times New Roman" w:cs="Times New Roman"/>
        </w:rPr>
        <w:t xml:space="preserve"> modern</w:t>
      </w:r>
      <w:r w:rsidR="0045252B" w:rsidRPr="007F0859">
        <w:rPr>
          <w:rFonts w:ascii="Times New Roman" w:hAnsi="Times New Roman" w:cs="Times New Roman"/>
        </w:rPr>
        <w:t xml:space="preserve"> soybean</w:t>
      </w:r>
      <w:r w:rsidR="00266AB4" w:rsidRPr="00266AB4">
        <w:rPr>
          <w:rFonts w:ascii="Times New Roman" w:hAnsi="Times New Roman" w:cs="Times New Roman"/>
        </w:rPr>
        <w:t xml:space="preserve"> </w:t>
      </w:r>
      <w:r w:rsidR="00266AB4" w:rsidRPr="007F0859">
        <w:rPr>
          <w:rFonts w:ascii="Times New Roman" w:hAnsi="Times New Roman" w:cs="Times New Roman"/>
        </w:rPr>
        <w:t>cultivar</w:t>
      </w:r>
      <w:r w:rsidR="00266AB4">
        <w:rPr>
          <w:rFonts w:ascii="Times New Roman" w:hAnsi="Times New Roman" w:cs="Times New Roman"/>
        </w:rPr>
        <w:t>s</w:t>
      </w:r>
      <w:ins w:id="43" w:author="Elvis Felipe Elli" w:date="2026-05-19T11:03:00Z" w16du:dateUtc="2026-05-19T16:03:00Z">
        <w:r w:rsidR="007725D9">
          <w:rPr>
            <w:rFonts w:ascii="Times New Roman" w:hAnsi="Times New Roman" w:cs="Times New Roman"/>
          </w:rPr>
          <w:t>.</w:t>
        </w:r>
      </w:ins>
      <w:del w:id="44" w:author="Elvis Felipe Elli" w:date="2026-05-19T11:03:00Z" w16du:dateUtc="2026-05-19T16:03:00Z">
        <w:r w:rsidR="0045252B" w:rsidRPr="007F0859" w:rsidDel="007725D9">
          <w:rPr>
            <w:rFonts w:ascii="Times New Roman" w:hAnsi="Times New Roman" w:cs="Times New Roman"/>
          </w:rPr>
          <w:delText xml:space="preserve"> </w:delText>
        </w:r>
        <w:r w:rsidR="00AA1226" w:rsidDel="007725D9">
          <w:rPr>
            <w:rFonts w:ascii="Times New Roman" w:hAnsi="Times New Roman" w:cs="Times New Roman"/>
          </w:rPr>
          <w:delText xml:space="preserve">by </w:delText>
        </w:r>
      </w:del>
      <w:moveFromRangeStart w:id="45" w:author="Elvis Felipe Elli" w:date="2026-05-19T11:03:00Z" w:name="move230081037"/>
      <w:moveFrom w:id="46" w:author="Elvis Felipe Elli" w:date="2026-05-19T11:03:00Z" w16du:dateUtc="2026-05-19T16:03:00Z">
        <w:del w:id="47" w:author="Elvis Felipe Elli" w:date="2026-05-19T11:03:00Z" w16du:dateUtc="2026-05-19T16:03:00Z">
          <w:r w:rsidR="0045252B" w:rsidRPr="007F0859" w:rsidDel="007725D9">
            <w:rPr>
              <w:rFonts w:ascii="Times New Roman" w:hAnsi="Times New Roman" w:cs="Times New Roman"/>
            </w:rPr>
            <w:delText>R</w:delText>
          </w:r>
        </w:del>
        <w:r w:rsidR="0045252B" w:rsidRPr="007F0859" w:rsidDel="007725D9">
          <w:rPr>
            <w:rFonts w:ascii="Times New Roman" w:hAnsi="Times New Roman" w:cs="Times New Roman"/>
          </w:rPr>
          <w:t xml:space="preserve">osenzweig et al., </w:t>
        </w:r>
        <w:r w:rsidR="008256D3" w:rsidDel="007725D9">
          <w:rPr>
            <w:rFonts w:ascii="Times New Roman" w:hAnsi="Times New Roman" w:cs="Times New Roman"/>
          </w:rPr>
          <w:t>(</w:t>
        </w:r>
        <w:r w:rsidR="0045252B" w:rsidRPr="007F0859" w:rsidDel="007725D9">
          <w:rPr>
            <w:rFonts w:ascii="Times New Roman" w:hAnsi="Times New Roman" w:cs="Times New Roman"/>
          </w:rPr>
          <w:t>2016</w:t>
        </w:r>
        <w:r w:rsidR="008256D3" w:rsidDel="007725D9">
          <w:rPr>
            <w:rFonts w:ascii="Times New Roman" w:hAnsi="Times New Roman" w:cs="Times New Roman"/>
          </w:rPr>
          <w:t>)</w:t>
        </w:r>
        <w:r w:rsidR="0045252B" w:rsidRPr="007F0859" w:rsidDel="007725D9">
          <w:rPr>
            <w:rFonts w:ascii="Times New Roman" w:hAnsi="Times New Roman" w:cs="Times New Roman"/>
          </w:rPr>
          <w:t xml:space="preserve">; Jain et al., </w:t>
        </w:r>
        <w:r w:rsidR="008256D3" w:rsidDel="007725D9">
          <w:rPr>
            <w:rFonts w:ascii="Times New Roman" w:hAnsi="Times New Roman" w:cs="Times New Roman"/>
          </w:rPr>
          <w:t>(</w:t>
        </w:r>
        <w:r w:rsidR="0045252B" w:rsidRPr="007F0859" w:rsidDel="007725D9">
          <w:rPr>
            <w:rFonts w:ascii="Times New Roman" w:hAnsi="Times New Roman" w:cs="Times New Roman"/>
          </w:rPr>
          <w:t>2017</w:t>
        </w:r>
        <w:r w:rsidR="008256D3" w:rsidDel="007725D9">
          <w:rPr>
            <w:rFonts w:ascii="Times New Roman" w:hAnsi="Times New Roman" w:cs="Times New Roman"/>
          </w:rPr>
          <w:t>) and</w:t>
        </w:r>
        <w:r w:rsidR="0045252B" w:rsidRPr="007F0859" w:rsidDel="007725D9">
          <w:rPr>
            <w:rFonts w:ascii="Times New Roman" w:hAnsi="Times New Roman" w:cs="Times New Roman"/>
          </w:rPr>
          <w:t xml:space="preserve"> Kawasaki et al., </w:t>
        </w:r>
        <w:r w:rsidR="008256D3" w:rsidDel="007725D9">
          <w:rPr>
            <w:rFonts w:ascii="Times New Roman" w:hAnsi="Times New Roman" w:cs="Times New Roman"/>
          </w:rPr>
          <w:t>(</w:t>
        </w:r>
        <w:r w:rsidR="0045252B" w:rsidRPr="007F0859" w:rsidDel="007725D9">
          <w:rPr>
            <w:rFonts w:ascii="Times New Roman" w:hAnsi="Times New Roman" w:cs="Times New Roman"/>
          </w:rPr>
          <w:t>2018</w:t>
        </w:r>
        <w:r w:rsidR="008256D3" w:rsidDel="007725D9">
          <w:rPr>
            <w:rFonts w:ascii="Times New Roman" w:hAnsi="Times New Roman" w:cs="Times New Roman"/>
          </w:rPr>
          <w:t>)</w:t>
        </w:r>
      </w:moveFrom>
      <w:moveFromRangeEnd w:id="45"/>
      <w:r w:rsidR="0045252B" w:rsidRPr="007F0859">
        <w:rPr>
          <w:rFonts w:ascii="Times New Roman" w:hAnsi="Times New Roman" w:cs="Times New Roman"/>
        </w:rPr>
        <w:t xml:space="preserve">. </w:t>
      </w:r>
    </w:p>
    <w:p w14:paraId="48209599" w14:textId="48881C9F" w:rsidR="007F3ABA" w:rsidRPr="007F3ABA" w:rsidRDefault="00756BA9" w:rsidP="00257D09">
      <w:pPr>
        <w:spacing w:line="276" w:lineRule="auto"/>
        <w:jc w:val="both"/>
        <w:rPr>
          <w:rFonts w:ascii="Times New Roman" w:hAnsi="Times New Roman" w:cs="Times New Roman"/>
        </w:rPr>
      </w:pPr>
      <w:ins w:id="48" w:author="Elvis Felipe Elli" w:date="2026-05-19T10:57:00Z" w16du:dateUtc="2026-05-19T15:57:00Z">
        <w:r w:rsidRPr="007F0859">
          <w:rPr>
            <w:rFonts w:ascii="Times New Roman" w:hAnsi="Times New Roman" w:cs="Times New Roman"/>
          </w:rPr>
          <w:t>Spaeth et al. 1984</w:t>
        </w:r>
        <w:r>
          <w:rPr>
            <w:rFonts w:ascii="Times New Roman" w:hAnsi="Times New Roman" w:cs="Times New Roman"/>
          </w:rPr>
          <w:t xml:space="preserve"> </w:t>
        </w:r>
      </w:ins>
      <w:del w:id="49" w:author="Elvis Felipe Elli" w:date="2026-05-19T10:57:00Z" w16du:dateUtc="2026-05-19T15:57:00Z">
        <w:r w:rsidR="00AA1226" w:rsidDel="00756BA9">
          <w:rPr>
            <w:rFonts w:ascii="Times New Roman" w:hAnsi="Times New Roman" w:cs="Times New Roman"/>
          </w:rPr>
          <w:delText>E</w:delText>
        </w:r>
      </w:del>
      <w:ins w:id="50" w:author="Elvis Felipe Elli" w:date="2026-05-19T10:57:00Z" w16du:dateUtc="2026-05-19T15:57:00Z">
        <w:r>
          <w:rPr>
            <w:rFonts w:ascii="Times New Roman" w:hAnsi="Times New Roman" w:cs="Times New Roman"/>
          </w:rPr>
          <w:t>e</w:t>
        </w:r>
      </w:ins>
      <w:r w:rsidR="001511DA" w:rsidRPr="007F0859">
        <w:rPr>
          <w:rFonts w:ascii="Times New Roman" w:hAnsi="Times New Roman" w:cs="Times New Roman"/>
        </w:rPr>
        <w:t>valuat</w:t>
      </w:r>
      <w:ins w:id="51" w:author="Elvis Felipe Elli" w:date="2026-05-19T10:57:00Z" w16du:dateUtc="2026-05-19T15:57:00Z">
        <w:r>
          <w:rPr>
            <w:rFonts w:ascii="Times New Roman" w:hAnsi="Times New Roman" w:cs="Times New Roman"/>
          </w:rPr>
          <w:t>ed</w:t>
        </w:r>
      </w:ins>
      <w:del w:id="52" w:author="Elvis Felipe Elli" w:date="2026-05-19T10:57:00Z" w16du:dateUtc="2026-05-19T15:57:00Z">
        <w:r w:rsidR="001511DA" w:rsidRPr="007F0859" w:rsidDel="00756BA9">
          <w:rPr>
            <w:rFonts w:ascii="Times New Roman" w:hAnsi="Times New Roman" w:cs="Times New Roman"/>
          </w:rPr>
          <w:delText>ing</w:delText>
        </w:r>
      </w:del>
      <w:r w:rsidR="001511DA" w:rsidRPr="007F0859">
        <w:rPr>
          <w:rFonts w:ascii="Times New Roman" w:hAnsi="Times New Roman" w:cs="Times New Roman"/>
        </w:rPr>
        <w:t xml:space="preserve"> </w:t>
      </w:r>
      <w:r w:rsidR="00163BDA">
        <w:rPr>
          <w:rFonts w:ascii="Times New Roman" w:hAnsi="Times New Roman" w:cs="Times New Roman"/>
        </w:rPr>
        <w:t>HI</w:t>
      </w:r>
      <w:r w:rsidR="001511DA" w:rsidRPr="007F0859">
        <w:rPr>
          <w:rFonts w:ascii="Times New Roman" w:hAnsi="Times New Roman" w:cs="Times New Roman"/>
        </w:rPr>
        <w:t xml:space="preserve"> of soybean grown in Ithaca, N.Y. and Gainesville, FL, USA</w:t>
      </w:r>
      <w:ins w:id="53" w:author="Elvis Felipe Elli" w:date="2026-05-19T10:57:00Z" w16du:dateUtc="2026-05-19T15:57:00Z">
        <w:r w:rsidR="009776F4">
          <w:rPr>
            <w:rFonts w:ascii="Times New Roman" w:hAnsi="Times New Roman" w:cs="Times New Roman"/>
          </w:rPr>
          <w:t>, and showed</w:t>
        </w:r>
      </w:ins>
      <w:del w:id="54" w:author="Elvis Felipe Elli" w:date="2026-05-19T10:57:00Z" w16du:dateUtc="2026-05-19T15:57:00Z">
        <w:r w:rsidR="001511DA" w:rsidRPr="007F0859" w:rsidDel="009776F4">
          <w:rPr>
            <w:rFonts w:ascii="Times New Roman" w:hAnsi="Times New Roman" w:cs="Times New Roman"/>
          </w:rPr>
          <w:delText xml:space="preserve"> </w:delText>
        </w:r>
        <w:r w:rsidR="00AA1226" w:rsidDel="009776F4">
          <w:rPr>
            <w:rFonts w:ascii="Times New Roman" w:hAnsi="Times New Roman" w:cs="Times New Roman"/>
          </w:rPr>
          <w:delText>showed</w:delText>
        </w:r>
      </w:del>
      <w:r w:rsidR="00AA1226" w:rsidRPr="007F0859">
        <w:rPr>
          <w:rFonts w:ascii="Times New Roman" w:hAnsi="Times New Roman" w:cs="Times New Roman"/>
        </w:rPr>
        <w:t xml:space="preserve"> </w:t>
      </w:r>
      <w:r w:rsidR="0045252B" w:rsidRPr="007F0859">
        <w:rPr>
          <w:rFonts w:ascii="Times New Roman" w:hAnsi="Times New Roman" w:cs="Times New Roman"/>
        </w:rPr>
        <w:t>that sowing density, extended photoperiod, and drought had n</w:t>
      </w:r>
      <w:r w:rsidR="000825D5">
        <w:rPr>
          <w:rFonts w:ascii="Times New Roman" w:hAnsi="Times New Roman" w:cs="Times New Roman"/>
        </w:rPr>
        <w:t>ull</w:t>
      </w:r>
      <w:r w:rsidR="00163BDA">
        <w:rPr>
          <w:rFonts w:ascii="Times New Roman" w:hAnsi="Times New Roman" w:cs="Times New Roman"/>
        </w:rPr>
        <w:t xml:space="preserve"> </w:t>
      </w:r>
      <w:r w:rsidR="000825D5">
        <w:rPr>
          <w:rFonts w:ascii="Times New Roman" w:hAnsi="Times New Roman" w:cs="Times New Roman"/>
        </w:rPr>
        <w:t xml:space="preserve">to </w:t>
      </w:r>
      <w:r w:rsidR="00163BDA">
        <w:rPr>
          <w:rFonts w:ascii="Times New Roman" w:hAnsi="Times New Roman" w:cs="Times New Roman"/>
        </w:rPr>
        <w:t>little</w:t>
      </w:r>
      <w:r w:rsidR="0045252B" w:rsidRPr="007F0859">
        <w:rPr>
          <w:rFonts w:ascii="Times New Roman" w:hAnsi="Times New Roman" w:cs="Times New Roman"/>
        </w:rPr>
        <w:t xml:space="preserve"> impact on HI of determinate and indeterminate </w:t>
      </w:r>
      <w:del w:id="55" w:author="Elvis Felipe Elli" w:date="2026-05-19T10:58:00Z" w16du:dateUtc="2026-05-19T15:58:00Z">
        <w:r w:rsidR="0045252B" w:rsidRPr="007F0859" w:rsidDel="009776F4">
          <w:rPr>
            <w:rFonts w:ascii="Times New Roman" w:hAnsi="Times New Roman" w:cs="Times New Roman"/>
          </w:rPr>
          <w:delText xml:space="preserve">soybean </w:delText>
        </w:r>
      </w:del>
      <w:r w:rsidR="0045252B" w:rsidRPr="007F0859">
        <w:rPr>
          <w:rFonts w:ascii="Times New Roman" w:hAnsi="Times New Roman" w:cs="Times New Roman"/>
        </w:rPr>
        <w:t>cultivars</w:t>
      </w:r>
      <w:r w:rsidR="00AA1226" w:rsidRPr="00AA1226">
        <w:rPr>
          <w:rFonts w:ascii="Times New Roman" w:hAnsi="Times New Roman" w:cs="Times New Roman"/>
        </w:rPr>
        <w:t xml:space="preserve"> </w:t>
      </w:r>
      <w:r w:rsidR="00AA1226">
        <w:rPr>
          <w:rFonts w:ascii="Times New Roman" w:hAnsi="Times New Roman" w:cs="Times New Roman"/>
        </w:rPr>
        <w:t>(</w:t>
      </w:r>
      <w:r w:rsidR="00AA1226" w:rsidRPr="007F0859">
        <w:rPr>
          <w:rFonts w:ascii="Times New Roman" w:hAnsi="Times New Roman" w:cs="Times New Roman"/>
        </w:rPr>
        <w:t>Spaeth et al. 1984)</w:t>
      </w:r>
      <w:r w:rsidR="0045252B" w:rsidRPr="007F0859">
        <w:rPr>
          <w:rFonts w:ascii="Times New Roman" w:hAnsi="Times New Roman" w:cs="Times New Roman"/>
        </w:rPr>
        <w:t xml:space="preserve">. </w:t>
      </w:r>
      <w:r w:rsidR="000825D5">
        <w:rPr>
          <w:rFonts w:ascii="Times New Roman" w:hAnsi="Times New Roman" w:cs="Times New Roman"/>
        </w:rPr>
        <w:t xml:space="preserve">On the other hand, </w:t>
      </w:r>
      <w:r w:rsidR="00ED3A82" w:rsidRPr="00ED3A82">
        <w:rPr>
          <w:rFonts w:ascii="Times New Roman" w:hAnsi="Times New Roman" w:cs="Times New Roman"/>
        </w:rPr>
        <w:t>Ashley et al</w:t>
      </w:r>
      <w:r w:rsidR="0093518D">
        <w:rPr>
          <w:rFonts w:ascii="Times New Roman" w:hAnsi="Times New Roman" w:cs="Times New Roman"/>
        </w:rPr>
        <w:t>.</w:t>
      </w:r>
      <w:r w:rsidR="00ED3A82" w:rsidRPr="00ED3A82">
        <w:rPr>
          <w:rFonts w:ascii="Times New Roman" w:hAnsi="Times New Roman" w:cs="Times New Roman"/>
        </w:rPr>
        <w:t xml:space="preserve"> (1978)</w:t>
      </w:r>
      <w:r w:rsidR="0093518D">
        <w:rPr>
          <w:rFonts w:ascii="Times New Roman" w:hAnsi="Times New Roman" w:cs="Times New Roman"/>
        </w:rPr>
        <w:t xml:space="preserve"> found that</w:t>
      </w:r>
      <w:r w:rsidR="00ED3A82" w:rsidRPr="00ED3A82">
        <w:rPr>
          <w:rFonts w:ascii="Times New Roman" w:hAnsi="Times New Roman" w:cs="Times New Roman"/>
        </w:rPr>
        <w:t xml:space="preserve"> HI </w:t>
      </w:r>
      <w:del w:id="56" w:author="Elvis Felipe Elli" w:date="2026-05-19T11:05:00Z" w16du:dateUtc="2026-05-19T16:05:00Z">
        <w:r w:rsidR="00ED3A82" w:rsidRPr="00ED3A82" w:rsidDel="00B532D2">
          <w:rPr>
            <w:rFonts w:ascii="Times New Roman" w:hAnsi="Times New Roman" w:cs="Times New Roman"/>
          </w:rPr>
          <w:delText xml:space="preserve">is </w:delText>
        </w:r>
      </w:del>
      <w:ins w:id="57" w:author="Elvis Felipe Elli" w:date="2026-05-19T11:05:00Z" w16du:dateUtc="2026-05-19T16:05:00Z">
        <w:r w:rsidR="00B532D2">
          <w:rPr>
            <w:rFonts w:ascii="Times New Roman" w:hAnsi="Times New Roman" w:cs="Times New Roman"/>
          </w:rPr>
          <w:t>was</w:t>
        </w:r>
        <w:r w:rsidR="00B532D2" w:rsidRPr="00ED3A82">
          <w:rPr>
            <w:rFonts w:ascii="Times New Roman" w:hAnsi="Times New Roman" w:cs="Times New Roman"/>
          </w:rPr>
          <w:t xml:space="preserve"> </w:t>
        </w:r>
      </w:ins>
      <w:r w:rsidR="00ED3A82" w:rsidRPr="00ED3A82">
        <w:rPr>
          <w:rFonts w:ascii="Times New Roman" w:hAnsi="Times New Roman" w:cs="Times New Roman"/>
        </w:rPr>
        <w:t xml:space="preserve">affected significantly by </w:t>
      </w:r>
      <w:r w:rsidR="00081F3B" w:rsidRPr="00ED3A82">
        <w:rPr>
          <w:rFonts w:ascii="Times New Roman" w:hAnsi="Times New Roman" w:cs="Times New Roman"/>
        </w:rPr>
        <w:t>drought</w:t>
      </w:r>
      <w:r w:rsidR="00ED3A82" w:rsidRPr="00ED3A82">
        <w:rPr>
          <w:rFonts w:ascii="Times New Roman" w:hAnsi="Times New Roman" w:cs="Times New Roman"/>
        </w:rPr>
        <w:t xml:space="preserve"> during the grain filling period, primarily due to decreased assimilate translocation to developing seeds, flowers abortion and reduced seed number per plant. </w:t>
      </w:r>
      <w:del w:id="58" w:author="Elvis Felipe Elli" w:date="2026-05-19T11:05:00Z" w16du:dateUtc="2026-05-19T16:05:00Z">
        <w:r w:rsidR="00ED3A82" w:rsidRPr="00ED3A82" w:rsidDel="00EC21C1">
          <w:rPr>
            <w:rFonts w:ascii="Times New Roman" w:hAnsi="Times New Roman" w:cs="Times New Roman"/>
          </w:rPr>
          <w:delText>Similarly,</w:delText>
        </w:r>
      </w:del>
      <w:r w:rsidR="00080015" w:rsidRPr="00ED3A82">
        <w:rPr>
          <w:rFonts w:ascii="Times New Roman" w:hAnsi="Times New Roman" w:cs="Times New Roman"/>
        </w:rPr>
        <w:t xml:space="preserve"> Maleki et al (2013)</w:t>
      </w:r>
      <w:r w:rsidR="009E6942" w:rsidRPr="00ED3A82">
        <w:rPr>
          <w:rFonts w:ascii="Times New Roman" w:hAnsi="Times New Roman" w:cs="Times New Roman"/>
        </w:rPr>
        <w:t>,</w:t>
      </w:r>
      <w:r w:rsidR="00080015" w:rsidRPr="00ED3A82">
        <w:rPr>
          <w:rFonts w:ascii="Times New Roman" w:hAnsi="Times New Roman" w:cs="Times New Roman"/>
        </w:rPr>
        <w:t xml:space="preserve"> </w:t>
      </w:r>
      <w:r w:rsidR="00ED3A82" w:rsidRPr="00ED3A82">
        <w:rPr>
          <w:rFonts w:ascii="Times New Roman" w:hAnsi="Times New Roman" w:cs="Times New Roman"/>
        </w:rPr>
        <w:t xml:space="preserve">reported that </w:t>
      </w:r>
      <w:del w:id="59" w:author="Elvis Felipe Elli" w:date="2026-05-19T11:05:00Z" w16du:dateUtc="2026-05-19T16:05:00Z">
        <w:r w:rsidR="00ED3A82" w:rsidRPr="00ED3A82" w:rsidDel="00EC21C1">
          <w:rPr>
            <w:rFonts w:ascii="Times New Roman" w:hAnsi="Times New Roman" w:cs="Times New Roman"/>
          </w:rPr>
          <w:delText xml:space="preserve">adversely </w:delText>
        </w:r>
      </w:del>
      <w:r w:rsidR="00080015" w:rsidRPr="00ED3A82">
        <w:rPr>
          <w:rFonts w:ascii="Times New Roman" w:hAnsi="Times New Roman" w:cs="Times New Roman"/>
        </w:rPr>
        <w:t xml:space="preserve">drought stress </w:t>
      </w:r>
      <w:r w:rsidR="0043796B" w:rsidRPr="00ED3A82">
        <w:rPr>
          <w:rFonts w:ascii="Times New Roman" w:hAnsi="Times New Roman" w:cs="Times New Roman"/>
        </w:rPr>
        <w:t>affect</w:t>
      </w:r>
      <w:del w:id="60" w:author="Elvis Felipe Elli" w:date="2026-05-19T11:05:00Z" w16du:dateUtc="2026-05-19T16:05:00Z">
        <w:r w:rsidR="009E6942" w:rsidRPr="00ED3A82" w:rsidDel="00EC21C1">
          <w:rPr>
            <w:rFonts w:ascii="Times New Roman" w:hAnsi="Times New Roman" w:cs="Times New Roman"/>
          </w:rPr>
          <w:delText>s</w:delText>
        </w:r>
      </w:del>
      <w:ins w:id="61" w:author="Elvis Felipe Elli" w:date="2026-05-19T11:05:00Z" w16du:dateUtc="2026-05-19T16:05:00Z">
        <w:r w:rsidR="00EC21C1">
          <w:rPr>
            <w:rFonts w:ascii="Times New Roman" w:hAnsi="Times New Roman" w:cs="Times New Roman"/>
          </w:rPr>
          <w:t>ed</w:t>
        </w:r>
      </w:ins>
      <w:r w:rsidR="00080015" w:rsidRPr="00ED3A82">
        <w:rPr>
          <w:rFonts w:ascii="Times New Roman" w:hAnsi="Times New Roman" w:cs="Times New Roman"/>
        </w:rPr>
        <w:t xml:space="preserve"> yield and associated </w:t>
      </w:r>
      <w:r w:rsidR="0043796B" w:rsidRPr="00ED3A82">
        <w:rPr>
          <w:rFonts w:ascii="Times New Roman" w:hAnsi="Times New Roman" w:cs="Times New Roman"/>
        </w:rPr>
        <w:t>traits</w:t>
      </w:r>
      <w:ins w:id="62" w:author="Elvis Felipe Elli" w:date="2026-05-19T11:05:00Z" w16du:dateUtc="2026-05-19T16:05:00Z">
        <w:r w:rsidR="00EC21C1">
          <w:rPr>
            <w:rFonts w:ascii="Times New Roman" w:hAnsi="Times New Roman" w:cs="Times New Roman"/>
          </w:rPr>
          <w:t>,</w:t>
        </w:r>
      </w:ins>
      <w:r w:rsidR="00960CF2" w:rsidRPr="00ED3A82">
        <w:rPr>
          <w:rFonts w:ascii="Times New Roman" w:hAnsi="Times New Roman" w:cs="Times New Roman"/>
        </w:rPr>
        <w:t xml:space="preserve"> including HI</w:t>
      </w:r>
      <w:r w:rsidR="00080015" w:rsidRPr="00ED3A82">
        <w:rPr>
          <w:rFonts w:ascii="Times New Roman" w:hAnsi="Times New Roman" w:cs="Times New Roman"/>
        </w:rPr>
        <w:t xml:space="preserve"> of soybean cultivars in Iran</w:t>
      </w:r>
      <w:r w:rsidR="00ED3A82" w:rsidRPr="00ED3A82">
        <w:rPr>
          <w:rFonts w:ascii="Times New Roman" w:hAnsi="Times New Roman" w:cs="Times New Roman"/>
        </w:rPr>
        <w:t xml:space="preserve">. This study also </w:t>
      </w:r>
      <w:del w:id="63" w:author="Elvis Felipe Elli" w:date="2026-05-19T11:05:00Z" w16du:dateUtc="2026-05-19T16:05:00Z">
        <w:r w:rsidR="00ED3A82" w:rsidRPr="00ED3A82" w:rsidDel="00EC21C1">
          <w:rPr>
            <w:rFonts w:ascii="Times New Roman" w:hAnsi="Times New Roman" w:cs="Times New Roman"/>
          </w:rPr>
          <w:delText xml:space="preserve">highlighted </w:delText>
        </w:r>
      </w:del>
      <w:ins w:id="64" w:author="Elvis Felipe Elli" w:date="2026-05-19T11:05:00Z" w16du:dateUtc="2026-05-19T16:05:00Z">
        <w:r w:rsidR="00EC21C1">
          <w:rPr>
            <w:rFonts w:ascii="Times New Roman" w:hAnsi="Times New Roman" w:cs="Times New Roman"/>
          </w:rPr>
          <w:t>indicated that</w:t>
        </w:r>
        <w:r w:rsidR="00EC21C1" w:rsidRPr="00ED3A82">
          <w:rPr>
            <w:rFonts w:ascii="Times New Roman" w:hAnsi="Times New Roman" w:cs="Times New Roman"/>
          </w:rPr>
          <w:t xml:space="preserve"> </w:t>
        </w:r>
      </w:ins>
      <w:r w:rsidR="008123D1" w:rsidRPr="00ED3A82">
        <w:rPr>
          <w:rFonts w:ascii="Times New Roman" w:hAnsi="Times New Roman" w:cs="Times New Roman"/>
        </w:rPr>
        <w:t>excessive</w:t>
      </w:r>
      <w:r w:rsidR="00ED3A82" w:rsidRPr="00ED3A82">
        <w:rPr>
          <w:rFonts w:ascii="Times New Roman" w:hAnsi="Times New Roman" w:cs="Times New Roman"/>
        </w:rPr>
        <w:t xml:space="preserve"> temperature,</w:t>
      </w:r>
      <w:r w:rsidR="00960CF2" w:rsidRPr="00ED3A82">
        <w:rPr>
          <w:rFonts w:ascii="Times New Roman" w:hAnsi="Times New Roman" w:cs="Times New Roman"/>
        </w:rPr>
        <w:t xml:space="preserve"> </w:t>
      </w:r>
      <w:r w:rsidR="00ED3A82" w:rsidRPr="00ED3A82">
        <w:rPr>
          <w:rFonts w:ascii="Times New Roman" w:hAnsi="Times New Roman" w:cs="Times New Roman"/>
        </w:rPr>
        <w:t xml:space="preserve">particularly during </w:t>
      </w:r>
      <w:r w:rsidR="00AB2517" w:rsidRPr="00ED3A82">
        <w:rPr>
          <w:rFonts w:ascii="Times New Roman" w:hAnsi="Times New Roman" w:cs="Times New Roman"/>
        </w:rPr>
        <w:t xml:space="preserve">flowering and </w:t>
      </w:r>
      <w:r w:rsidR="00AB2517">
        <w:rPr>
          <w:rFonts w:ascii="Times New Roman" w:hAnsi="Times New Roman" w:cs="Times New Roman"/>
        </w:rPr>
        <w:t xml:space="preserve">early </w:t>
      </w:r>
      <w:r w:rsidR="00AB2517" w:rsidRPr="00ED3A82">
        <w:rPr>
          <w:rFonts w:ascii="Times New Roman" w:hAnsi="Times New Roman" w:cs="Times New Roman"/>
        </w:rPr>
        <w:t>podding stages</w:t>
      </w:r>
      <w:r w:rsidR="00D025CE">
        <w:rPr>
          <w:rFonts w:ascii="Times New Roman" w:hAnsi="Times New Roman" w:cs="Times New Roman"/>
        </w:rPr>
        <w:t>,</w:t>
      </w:r>
      <w:r w:rsidR="00AB2517" w:rsidRPr="00ED3A82">
        <w:rPr>
          <w:rFonts w:ascii="Times New Roman" w:hAnsi="Times New Roman" w:cs="Times New Roman"/>
        </w:rPr>
        <w:t xml:space="preserve"> </w:t>
      </w:r>
      <w:del w:id="65" w:author="Elvis Felipe Elli" w:date="2026-05-19T11:05:00Z" w16du:dateUtc="2026-05-19T16:05:00Z">
        <w:r w:rsidR="00ED3A82" w:rsidRPr="00ED3A82" w:rsidDel="00EC21C1">
          <w:rPr>
            <w:rFonts w:ascii="Times New Roman" w:hAnsi="Times New Roman" w:cs="Times New Roman"/>
          </w:rPr>
          <w:delText xml:space="preserve">substantially </w:delText>
        </w:r>
      </w:del>
      <w:r w:rsidR="00D025CE" w:rsidRPr="00ED3A82">
        <w:rPr>
          <w:rFonts w:ascii="Times New Roman" w:hAnsi="Times New Roman" w:cs="Times New Roman"/>
        </w:rPr>
        <w:t>reduced</w:t>
      </w:r>
      <w:r w:rsidR="00ED3A82" w:rsidRPr="00ED3A82">
        <w:rPr>
          <w:rFonts w:ascii="Times New Roman" w:hAnsi="Times New Roman" w:cs="Times New Roman"/>
        </w:rPr>
        <w:t xml:space="preserve"> </w:t>
      </w:r>
      <w:r w:rsidR="00491AFC">
        <w:rPr>
          <w:rFonts w:ascii="Times New Roman" w:hAnsi="Times New Roman" w:cs="Times New Roman"/>
        </w:rPr>
        <w:t>HI</w:t>
      </w:r>
      <w:r w:rsidR="00ED3A82" w:rsidRPr="00ED3A82">
        <w:rPr>
          <w:rFonts w:ascii="Times New Roman" w:hAnsi="Times New Roman" w:cs="Times New Roman"/>
        </w:rPr>
        <w:t xml:space="preserve"> by altering biomass distribution and sink strength in soybean.</w:t>
      </w:r>
      <w:r w:rsidR="007F3ABA" w:rsidRPr="007F3ABA">
        <w:rPr>
          <w:rFonts w:ascii="Times New Roman" w:hAnsi="Times New Roman" w:cs="Times New Roman"/>
          <w:vertAlign w:val="superscript"/>
        </w:rPr>
        <w:t xml:space="preserve"> </w:t>
      </w:r>
      <w:r w:rsidR="007F3ABA" w:rsidRPr="007F3ABA">
        <w:rPr>
          <w:rFonts w:ascii="Times New Roman" w:hAnsi="Times New Roman" w:cs="Times New Roman"/>
        </w:rPr>
        <w:t xml:space="preserve">Gajić et al., (2018) emphasized the significance effect of water availability on soybean yield and </w:t>
      </w:r>
      <w:r w:rsidR="00766911">
        <w:rPr>
          <w:rFonts w:ascii="Times New Roman" w:hAnsi="Times New Roman" w:cs="Times New Roman"/>
        </w:rPr>
        <w:t>HI</w:t>
      </w:r>
      <w:r w:rsidR="007F3ABA" w:rsidRPr="007F3ABA">
        <w:rPr>
          <w:rFonts w:ascii="Times New Roman" w:hAnsi="Times New Roman" w:cs="Times New Roman"/>
        </w:rPr>
        <w:t xml:space="preserve"> in dry and semi-dry environments in Serbia. </w:t>
      </w:r>
      <w:ins w:id="66" w:author="Elvis Felipe Elli" w:date="2026-05-19T11:27:00Z" w16du:dateUtc="2026-05-19T16:27:00Z">
        <w:r w:rsidR="009E1FCD">
          <w:rPr>
            <w:rFonts w:ascii="Times New Roman" w:hAnsi="Times New Roman" w:cs="Times New Roman"/>
          </w:rPr>
          <w:t>I</w:t>
        </w:r>
      </w:ins>
      <w:del w:id="67" w:author="Elvis Felipe Elli" w:date="2026-05-19T11:27:00Z" w16du:dateUtc="2026-05-19T16:27:00Z">
        <w:r w:rsidR="007F3ABA" w:rsidRPr="007F3ABA" w:rsidDel="009E1FCD">
          <w:rPr>
            <w:rFonts w:ascii="Times New Roman" w:hAnsi="Times New Roman" w:cs="Times New Roman"/>
          </w:rPr>
          <w:delText xml:space="preserve">With </w:delText>
        </w:r>
        <w:r w:rsidR="008F190D" w:rsidDel="009E1FCD">
          <w:rPr>
            <w:rFonts w:ascii="Times New Roman" w:hAnsi="Times New Roman" w:cs="Times New Roman"/>
          </w:rPr>
          <w:delText>inadequate</w:delText>
        </w:r>
        <w:r w:rsidR="007F3ABA" w:rsidRPr="007F3ABA" w:rsidDel="009E1FCD">
          <w:rPr>
            <w:rFonts w:ascii="Times New Roman" w:hAnsi="Times New Roman" w:cs="Times New Roman"/>
          </w:rPr>
          <w:delText xml:space="preserve"> rainfall, </w:delText>
        </w:r>
        <w:r w:rsidR="00A33183" w:rsidDel="009E1FCD">
          <w:rPr>
            <w:rFonts w:ascii="Times New Roman" w:hAnsi="Times New Roman" w:cs="Times New Roman"/>
          </w:rPr>
          <w:delText>i</w:delText>
        </w:r>
      </w:del>
      <w:r w:rsidR="00A33183">
        <w:rPr>
          <w:rFonts w:ascii="Times New Roman" w:hAnsi="Times New Roman" w:cs="Times New Roman"/>
        </w:rPr>
        <w:t xml:space="preserve">rrigation improved </w:t>
      </w:r>
      <w:r w:rsidR="007F3ABA">
        <w:rPr>
          <w:rFonts w:ascii="Times New Roman" w:hAnsi="Times New Roman" w:cs="Times New Roman"/>
        </w:rPr>
        <w:t>grain yield</w:t>
      </w:r>
      <w:r w:rsidR="00A33183">
        <w:rPr>
          <w:rFonts w:ascii="Times New Roman" w:hAnsi="Times New Roman" w:cs="Times New Roman"/>
        </w:rPr>
        <w:t>, biomass accumulation,</w:t>
      </w:r>
      <w:r w:rsidR="007F3ABA">
        <w:rPr>
          <w:rFonts w:ascii="Times New Roman" w:hAnsi="Times New Roman" w:cs="Times New Roman"/>
        </w:rPr>
        <w:t xml:space="preserve"> </w:t>
      </w:r>
      <w:r w:rsidR="008F190D">
        <w:rPr>
          <w:rFonts w:ascii="Times New Roman" w:hAnsi="Times New Roman" w:cs="Times New Roman"/>
        </w:rPr>
        <w:t xml:space="preserve">HI </w:t>
      </w:r>
      <w:r w:rsidR="007F3ABA">
        <w:rPr>
          <w:rFonts w:ascii="Times New Roman" w:hAnsi="Times New Roman" w:cs="Times New Roman"/>
        </w:rPr>
        <w:t xml:space="preserve">and water use </w:t>
      </w:r>
      <w:r w:rsidR="007F3ABA" w:rsidRPr="00AC449B">
        <w:rPr>
          <w:rFonts w:ascii="Times New Roman" w:hAnsi="Times New Roman" w:cs="Times New Roman"/>
        </w:rPr>
        <w:t>efficiency</w:t>
      </w:r>
      <w:r w:rsidR="00AC449B" w:rsidRPr="00774778">
        <w:rPr>
          <w:rFonts w:ascii="Times New Roman" w:hAnsi="Times New Roman" w:cs="Times New Roman"/>
        </w:rPr>
        <w:t xml:space="preserve"> </w:t>
      </w:r>
      <w:r w:rsidR="00766911">
        <w:rPr>
          <w:rFonts w:ascii="Times New Roman" w:hAnsi="Times New Roman" w:cs="Times New Roman"/>
        </w:rPr>
        <w:t>(</w:t>
      </w:r>
      <w:r w:rsidR="00766911" w:rsidRPr="00AC449B">
        <w:rPr>
          <w:rFonts w:ascii="Times New Roman" w:hAnsi="Times New Roman" w:cs="Times New Roman"/>
        </w:rPr>
        <w:t>WUE</w:t>
      </w:r>
      <w:r w:rsidR="00766911">
        <w:rPr>
          <w:rFonts w:ascii="Times New Roman" w:hAnsi="Times New Roman" w:cs="Times New Roman"/>
        </w:rPr>
        <w:t>)</w:t>
      </w:r>
      <w:del w:id="68" w:author="Elvis Felipe Elli" w:date="2026-05-19T11:06:00Z" w16du:dateUtc="2026-05-19T16:06:00Z">
        <w:r w:rsidR="00766911" w:rsidDel="00AF079D">
          <w:rPr>
            <w:rFonts w:ascii="Times New Roman" w:hAnsi="Times New Roman" w:cs="Times New Roman"/>
          </w:rPr>
          <w:delText xml:space="preserve"> </w:delText>
        </w:r>
        <w:r w:rsidR="008F190D" w:rsidDel="00AF079D">
          <w:rPr>
            <w:rFonts w:ascii="Times New Roman" w:hAnsi="Times New Roman" w:cs="Times New Roman"/>
          </w:rPr>
          <w:delText xml:space="preserve">while </w:delText>
        </w:r>
        <w:r w:rsidR="00AC449B" w:rsidRPr="00774778" w:rsidDel="00AF079D">
          <w:rPr>
            <w:rFonts w:ascii="Times New Roman" w:hAnsi="Times New Roman" w:cs="Times New Roman"/>
          </w:rPr>
          <w:delText>demonstratin</w:delText>
        </w:r>
        <w:r w:rsidR="00AC449B" w:rsidRPr="00AC449B" w:rsidDel="00AF079D">
          <w:rPr>
            <w:rFonts w:ascii="Times New Roman" w:hAnsi="Times New Roman" w:cs="Times New Roman"/>
          </w:rPr>
          <w:delText xml:space="preserve">g a positive quadratic association between WUE, seed yield, and </w:delText>
        </w:r>
        <w:r w:rsidR="0030746D" w:rsidRPr="00163472" w:rsidDel="00AF079D">
          <w:rPr>
            <w:rFonts w:ascii="Times New Roman" w:hAnsi="Times New Roman" w:cs="Times New Roman"/>
          </w:rPr>
          <w:delText>HI</w:delText>
        </w:r>
      </w:del>
      <w:r w:rsidR="007F3ABA" w:rsidRPr="00AC449B">
        <w:rPr>
          <w:rFonts w:ascii="Times New Roman" w:hAnsi="Times New Roman" w:cs="Times New Roman"/>
        </w:rPr>
        <w:t>.</w:t>
      </w:r>
      <w:r w:rsidR="007F3ABA">
        <w:rPr>
          <w:rFonts w:ascii="Times New Roman" w:hAnsi="Times New Roman" w:cs="Times New Roman"/>
        </w:rPr>
        <w:t xml:space="preserve"> </w:t>
      </w:r>
      <w:r w:rsidR="00372256">
        <w:rPr>
          <w:rFonts w:ascii="Times New Roman" w:hAnsi="Times New Roman" w:cs="Times New Roman"/>
        </w:rPr>
        <w:t xml:space="preserve">Yield </w:t>
      </w:r>
      <w:del w:id="69" w:author="Elvis Felipe Elli" w:date="2026-05-19T11:23:00Z" w16du:dateUtc="2026-05-19T16:23:00Z">
        <w:r w:rsidR="00372256" w:rsidDel="00332DD8">
          <w:rPr>
            <w:rFonts w:ascii="Times New Roman" w:hAnsi="Times New Roman" w:cs="Times New Roman"/>
          </w:rPr>
          <w:delText xml:space="preserve">varied </w:delText>
        </w:r>
      </w:del>
      <w:ins w:id="70" w:author="Elvis Felipe Elli" w:date="2026-05-19T11:23:00Z" w16du:dateUtc="2026-05-19T16:23:00Z">
        <w:r w:rsidR="00332DD8">
          <w:rPr>
            <w:rFonts w:ascii="Times New Roman" w:hAnsi="Times New Roman" w:cs="Times New Roman"/>
          </w:rPr>
          <w:t>ranged from</w:t>
        </w:r>
      </w:ins>
      <w:del w:id="71" w:author="Elvis Felipe Elli" w:date="2026-05-19T11:23:00Z" w16du:dateUtc="2026-05-19T16:23:00Z">
        <w:r w:rsidR="00372256" w:rsidDel="00332DD8">
          <w:rPr>
            <w:rFonts w:ascii="Times New Roman" w:hAnsi="Times New Roman" w:cs="Times New Roman"/>
          </w:rPr>
          <w:delText>between</w:delText>
        </w:r>
      </w:del>
      <w:r w:rsidR="00372256" w:rsidRPr="007F0859">
        <w:rPr>
          <w:rFonts w:ascii="Times New Roman" w:hAnsi="Times New Roman" w:cs="Times New Roman"/>
        </w:rPr>
        <w:t xml:space="preserve"> 1630 to 4270 kg</w:t>
      </w:r>
      <w:del w:id="72" w:author="Elvis Felipe Elli" w:date="2026-05-19T11:06:00Z" w16du:dateUtc="2026-05-19T16:06:00Z">
        <w:r w:rsidR="00372256" w:rsidRPr="007F0859" w:rsidDel="00AF079D">
          <w:rPr>
            <w:rFonts w:ascii="Times New Roman" w:hAnsi="Times New Roman" w:cs="Times New Roman"/>
          </w:rPr>
          <w:delText>.</w:delText>
        </w:r>
      </w:del>
      <w:r w:rsidR="00372256" w:rsidRPr="007F0859">
        <w:rPr>
          <w:rFonts w:ascii="Times New Roman" w:hAnsi="Times New Roman" w:cs="Times New Roman"/>
        </w:rPr>
        <w:t xml:space="preserve"> ha</w:t>
      </w:r>
      <w:r w:rsidR="00372256" w:rsidRPr="007F0859">
        <w:rPr>
          <w:rFonts w:ascii="Times New Roman" w:hAnsi="Times New Roman" w:cs="Times New Roman"/>
          <w:vertAlign w:val="superscript"/>
        </w:rPr>
        <w:t>-1</w:t>
      </w:r>
      <w:del w:id="73" w:author="Elvis Felipe Elli" w:date="2026-05-19T11:23:00Z" w16du:dateUtc="2026-05-19T16:23:00Z">
        <w:r w:rsidR="00372256" w:rsidDel="005B3F4E">
          <w:rPr>
            <w:rFonts w:ascii="Times New Roman" w:hAnsi="Times New Roman" w:cs="Times New Roman"/>
            <w:vertAlign w:val="superscript"/>
          </w:rPr>
          <w:delText xml:space="preserve"> </w:delText>
        </w:r>
      </w:del>
      <w:ins w:id="74" w:author="Elvis Felipe Elli" w:date="2026-05-19T11:22:00Z" w16du:dateUtc="2026-05-19T16:22:00Z">
        <w:r w:rsidR="005B3F4E" w:rsidRPr="005B3F4E">
          <w:rPr>
            <w:rFonts w:ascii="Times New Roman" w:hAnsi="Times New Roman" w:cs="Times New Roman"/>
            <w:rPrChange w:id="75" w:author="Elvis Felipe Elli" w:date="2026-05-19T11:23:00Z" w16du:dateUtc="2026-05-19T16:23:00Z">
              <w:rPr>
                <w:rFonts w:ascii="Times New Roman" w:hAnsi="Times New Roman" w:cs="Times New Roman"/>
                <w:vertAlign w:val="superscript"/>
              </w:rPr>
            </w:rPrChange>
          </w:rPr>
          <w:t>,</w:t>
        </w:r>
      </w:ins>
      <w:ins w:id="76" w:author="Elvis Felipe Elli" w:date="2026-05-19T11:23:00Z" w16du:dateUtc="2026-05-19T16:23:00Z">
        <w:r w:rsidR="005B3F4E">
          <w:rPr>
            <w:rFonts w:ascii="Times New Roman" w:hAnsi="Times New Roman" w:cs="Times New Roman"/>
          </w:rPr>
          <w:t xml:space="preserve"> </w:t>
        </w:r>
      </w:ins>
      <w:del w:id="77" w:author="Elvis Felipe Elli" w:date="2026-05-19T11:23:00Z" w16du:dateUtc="2026-05-19T16:23:00Z">
        <w:r w:rsidR="00372256" w:rsidDel="005B3F4E">
          <w:rPr>
            <w:rFonts w:ascii="Times New Roman" w:hAnsi="Times New Roman" w:cs="Times New Roman"/>
          </w:rPr>
          <w:delText xml:space="preserve">with </w:delText>
        </w:r>
      </w:del>
      <w:r w:rsidR="00372256" w:rsidRPr="00372256">
        <w:rPr>
          <w:rFonts w:ascii="Times New Roman" w:hAnsi="Times New Roman" w:cs="Times New Roman"/>
        </w:rPr>
        <w:t>biomass</w:t>
      </w:r>
      <w:r w:rsidR="00372256">
        <w:rPr>
          <w:rFonts w:ascii="Times New Roman" w:hAnsi="Times New Roman" w:cs="Times New Roman"/>
          <w:vertAlign w:val="superscript"/>
        </w:rPr>
        <w:t xml:space="preserve"> </w:t>
      </w:r>
      <w:del w:id="78" w:author="Elvis Felipe Elli" w:date="2026-05-19T11:24:00Z" w16du:dateUtc="2026-05-19T16:24:00Z">
        <w:r w:rsidR="00372256" w:rsidRPr="00A63A9A" w:rsidDel="00147ECA">
          <w:rPr>
            <w:rFonts w:ascii="Times New Roman" w:hAnsi="Times New Roman" w:cs="Times New Roman"/>
          </w:rPr>
          <w:delText xml:space="preserve">values ranging </w:delText>
        </w:r>
      </w:del>
      <w:r w:rsidR="00372256" w:rsidRPr="00A63A9A">
        <w:rPr>
          <w:rFonts w:ascii="Times New Roman" w:hAnsi="Times New Roman" w:cs="Times New Roman"/>
        </w:rPr>
        <w:t xml:space="preserve">from </w:t>
      </w:r>
      <w:del w:id="79" w:author="Elvis Felipe Elli" w:date="2026-05-19T11:24:00Z" w16du:dateUtc="2026-05-19T16:24:00Z">
        <w:r w:rsidR="00372256" w:rsidRPr="00A63A9A" w:rsidDel="001C6FC5">
          <w:rPr>
            <w:rFonts w:ascii="Times New Roman" w:hAnsi="Times New Roman" w:cs="Times New Roman"/>
          </w:rPr>
          <w:delText xml:space="preserve">7190 </w:delText>
        </w:r>
      </w:del>
      <w:ins w:id="80" w:author="Elvis Felipe Elli" w:date="2026-05-19T11:24:00Z" w16du:dateUtc="2026-05-19T16:24:00Z">
        <w:r w:rsidR="001C6FC5">
          <w:rPr>
            <w:rFonts w:ascii="Times New Roman" w:hAnsi="Times New Roman" w:cs="Times New Roman"/>
          </w:rPr>
          <w:t>5.91</w:t>
        </w:r>
        <w:r w:rsidR="001C6FC5" w:rsidRPr="00A63A9A">
          <w:rPr>
            <w:rFonts w:ascii="Times New Roman" w:hAnsi="Times New Roman" w:cs="Times New Roman"/>
          </w:rPr>
          <w:t xml:space="preserve"> </w:t>
        </w:r>
      </w:ins>
      <w:r w:rsidR="00372256" w:rsidRPr="00A63A9A">
        <w:rPr>
          <w:rFonts w:ascii="Times New Roman" w:hAnsi="Times New Roman" w:cs="Times New Roman"/>
        </w:rPr>
        <w:t>kg</w:t>
      </w:r>
      <w:del w:id="81" w:author="Elvis Felipe Elli" w:date="2026-05-19T11:06:00Z" w16du:dateUtc="2026-05-19T16:06:00Z">
        <w:r w:rsidR="00372256" w:rsidRPr="00A63A9A" w:rsidDel="00AF079D">
          <w:rPr>
            <w:rFonts w:ascii="Times New Roman" w:hAnsi="Times New Roman" w:cs="Times New Roman"/>
          </w:rPr>
          <w:delText>.</w:delText>
        </w:r>
      </w:del>
      <w:r w:rsidR="00372256" w:rsidRPr="00A63A9A">
        <w:rPr>
          <w:rFonts w:ascii="Times New Roman" w:hAnsi="Times New Roman" w:cs="Times New Roman"/>
        </w:rPr>
        <w:t xml:space="preserve"> ha</w:t>
      </w:r>
      <w:r w:rsidR="00372256" w:rsidRPr="00A63A9A">
        <w:rPr>
          <w:rFonts w:ascii="Times New Roman" w:hAnsi="Times New Roman" w:cs="Times New Roman"/>
          <w:vertAlign w:val="superscript"/>
        </w:rPr>
        <w:t>-1</w:t>
      </w:r>
      <w:r w:rsidR="00372256" w:rsidRPr="00A63A9A">
        <w:rPr>
          <w:rFonts w:ascii="Times New Roman" w:hAnsi="Times New Roman" w:cs="Times New Roman"/>
        </w:rPr>
        <w:t xml:space="preserve"> to 1164 kg</w:t>
      </w:r>
      <w:del w:id="82" w:author="Elvis Felipe Elli" w:date="2026-05-19T11:06:00Z" w16du:dateUtc="2026-05-19T16:06:00Z">
        <w:r w:rsidR="00372256" w:rsidRPr="00A63A9A" w:rsidDel="00AF079D">
          <w:rPr>
            <w:rFonts w:ascii="Times New Roman" w:hAnsi="Times New Roman" w:cs="Times New Roman"/>
          </w:rPr>
          <w:delText>.</w:delText>
        </w:r>
      </w:del>
      <w:r w:rsidR="00372256" w:rsidRPr="00A63A9A">
        <w:rPr>
          <w:rFonts w:ascii="Times New Roman" w:hAnsi="Times New Roman" w:cs="Times New Roman"/>
        </w:rPr>
        <w:t xml:space="preserve"> ha</w:t>
      </w:r>
      <w:r w:rsidR="00372256" w:rsidRPr="00A63A9A">
        <w:rPr>
          <w:rFonts w:ascii="Times New Roman" w:hAnsi="Times New Roman" w:cs="Times New Roman"/>
          <w:vertAlign w:val="superscript"/>
        </w:rPr>
        <w:t>-1</w:t>
      </w:r>
      <w:ins w:id="83" w:author="Elvis Felipe Elli" w:date="2026-05-19T11:25:00Z" w16du:dateUtc="2026-05-19T16:25:00Z">
        <w:r w:rsidR="005B7D42" w:rsidRPr="005B7D42">
          <w:rPr>
            <w:rFonts w:ascii="Times New Roman" w:hAnsi="Times New Roman" w:cs="Times New Roman"/>
            <w:rPrChange w:id="84" w:author="Elvis Felipe Elli" w:date="2026-05-19T11:25:00Z" w16du:dateUtc="2026-05-19T16:25:00Z">
              <w:rPr>
                <w:rFonts w:ascii="Times New Roman" w:hAnsi="Times New Roman" w:cs="Times New Roman"/>
                <w:vertAlign w:val="superscript"/>
              </w:rPr>
            </w:rPrChange>
          </w:rPr>
          <w:t>,</w:t>
        </w:r>
      </w:ins>
      <w:r w:rsidR="00372256">
        <w:rPr>
          <w:rFonts w:ascii="Times New Roman" w:hAnsi="Times New Roman" w:cs="Times New Roman"/>
        </w:rPr>
        <w:t xml:space="preserve"> </w:t>
      </w:r>
      <w:ins w:id="85" w:author="Elvis Felipe Elli" w:date="2026-05-19T11:25:00Z" w16du:dateUtc="2026-05-19T16:25:00Z">
        <w:r w:rsidR="005B7D42">
          <w:rPr>
            <w:rFonts w:ascii="Times New Roman" w:hAnsi="Times New Roman" w:cs="Times New Roman"/>
          </w:rPr>
          <w:t xml:space="preserve">and HI from </w:t>
        </w:r>
        <w:r w:rsidR="004B75B4">
          <w:rPr>
            <w:rFonts w:ascii="Times New Roman" w:hAnsi="Times New Roman" w:cs="Times New Roman"/>
          </w:rPr>
          <w:t>0.276</w:t>
        </w:r>
      </w:ins>
      <w:ins w:id="86" w:author="Elvis Felipe Elli" w:date="2026-05-19T11:26:00Z" w16du:dateUtc="2026-05-19T16:26:00Z">
        <w:r w:rsidR="00573B8C">
          <w:rPr>
            <w:rFonts w:ascii="Times New Roman" w:hAnsi="Times New Roman" w:cs="Times New Roman"/>
          </w:rPr>
          <w:t xml:space="preserve"> to 0.407 </w:t>
        </w:r>
      </w:ins>
      <w:del w:id="87" w:author="Elvis Felipe Elli" w:date="2026-05-19T11:26:00Z" w16du:dateUtc="2026-05-19T16:26:00Z">
        <w:r w:rsidR="00372256" w:rsidDel="00573B8C">
          <w:rPr>
            <w:rFonts w:ascii="Times New Roman" w:hAnsi="Times New Roman" w:cs="Times New Roman"/>
          </w:rPr>
          <w:delText>under diverse</w:delText>
        </w:r>
      </w:del>
      <w:ins w:id="88" w:author="Elvis Felipe Elli" w:date="2026-05-19T11:26:00Z" w16du:dateUtc="2026-05-19T16:26:00Z">
        <w:r w:rsidR="00573B8C">
          <w:rPr>
            <w:rFonts w:ascii="Times New Roman" w:hAnsi="Times New Roman" w:cs="Times New Roman"/>
          </w:rPr>
          <w:t>across</w:t>
        </w:r>
      </w:ins>
      <w:r w:rsidR="00372256">
        <w:rPr>
          <w:rFonts w:ascii="Times New Roman" w:hAnsi="Times New Roman" w:cs="Times New Roman"/>
        </w:rPr>
        <w:t xml:space="preserve"> irrigation regimes</w:t>
      </w:r>
      <w:ins w:id="89" w:author="Elvis Felipe Elli" w:date="2026-05-19T11:26:00Z" w16du:dateUtc="2026-05-19T16:26:00Z">
        <w:r w:rsidR="00573B8C">
          <w:rPr>
            <w:rFonts w:ascii="Times New Roman" w:hAnsi="Times New Roman" w:cs="Times New Roman"/>
          </w:rPr>
          <w:t>,</w:t>
        </w:r>
      </w:ins>
      <w:ins w:id="90" w:author="Elvis Felipe Elli" w:date="2026-05-19T11:27:00Z" w16du:dateUtc="2026-05-19T16:27:00Z">
        <w:r w:rsidR="00327C4A">
          <w:rPr>
            <w:rFonts w:ascii="Times New Roman" w:hAnsi="Times New Roman" w:cs="Times New Roman"/>
          </w:rPr>
          <w:t xml:space="preserve"> </w:t>
        </w:r>
      </w:ins>
      <w:del w:id="91" w:author="Elvis Felipe Elli" w:date="2026-05-19T11:26:00Z" w16du:dateUtc="2026-05-19T16:26:00Z">
        <w:r w:rsidR="00372256" w:rsidRPr="00372256" w:rsidDel="00573B8C">
          <w:rPr>
            <w:rFonts w:ascii="Times New Roman" w:hAnsi="Times New Roman" w:cs="Times New Roman"/>
          </w:rPr>
          <w:delText xml:space="preserve"> </w:delText>
        </w:r>
        <w:r w:rsidR="00372256" w:rsidRPr="00A63A9A" w:rsidDel="00573B8C">
          <w:rPr>
            <w:rFonts w:ascii="Times New Roman" w:hAnsi="Times New Roman" w:cs="Times New Roman"/>
          </w:rPr>
          <w:delText xml:space="preserve">across </w:delText>
        </w:r>
      </w:del>
      <w:r w:rsidR="00372256" w:rsidRPr="00A63A9A">
        <w:rPr>
          <w:rFonts w:ascii="Times New Roman" w:hAnsi="Times New Roman" w:cs="Times New Roman"/>
        </w:rPr>
        <w:t>varieties</w:t>
      </w:r>
      <w:r w:rsidR="00372256">
        <w:rPr>
          <w:rFonts w:ascii="Times New Roman" w:hAnsi="Times New Roman" w:cs="Times New Roman"/>
        </w:rPr>
        <w:t xml:space="preserve"> and years</w:t>
      </w:r>
      <w:ins w:id="92" w:author="Elvis Felipe Elli" w:date="2026-05-19T11:27:00Z" w16du:dateUtc="2026-05-19T16:27:00Z">
        <w:r w:rsidR="00327C4A">
          <w:rPr>
            <w:rFonts w:ascii="Times New Roman" w:hAnsi="Times New Roman" w:cs="Times New Roman"/>
          </w:rPr>
          <w:t>.</w:t>
        </w:r>
      </w:ins>
      <w:del w:id="93" w:author="Elvis Felipe Elli" w:date="2026-05-19T11:26:00Z" w16du:dateUtc="2026-05-19T16:26:00Z">
        <w:r w:rsidR="00372256" w:rsidDel="006E0F02">
          <w:rPr>
            <w:rFonts w:ascii="Times New Roman" w:hAnsi="Times New Roman" w:cs="Times New Roman"/>
          </w:rPr>
          <w:delText xml:space="preserve"> indicating that water availability is considered as </w:delText>
        </w:r>
        <w:r w:rsidR="00372256" w:rsidRPr="00A63A9A" w:rsidDel="006E0F02">
          <w:rPr>
            <w:rFonts w:ascii="Times New Roman" w:hAnsi="Times New Roman" w:cs="Times New Roman"/>
          </w:rPr>
          <w:delText>the dominant</w:delText>
        </w:r>
        <w:r w:rsidR="00372256" w:rsidRPr="00E560FB" w:rsidDel="006E0F02">
          <w:rPr>
            <w:rFonts w:ascii="Times New Roman" w:hAnsi="Times New Roman" w:cs="Times New Roman"/>
          </w:rPr>
          <w:delText xml:space="preserve"> factor affecting biomass accumulation</w:delText>
        </w:r>
        <w:r w:rsidR="00372256" w:rsidDel="006E0F02">
          <w:rPr>
            <w:rFonts w:ascii="Times New Roman" w:hAnsi="Times New Roman" w:cs="Times New Roman"/>
          </w:rPr>
          <w:delText xml:space="preserve"> significantly under </w:delText>
        </w:r>
        <w:r w:rsidR="00372256" w:rsidRPr="00A63A9A" w:rsidDel="006E0F02">
          <w:rPr>
            <w:rFonts w:ascii="Times New Roman" w:hAnsi="Times New Roman" w:cs="Times New Roman"/>
          </w:rPr>
          <w:delText>drought conditions</w:delText>
        </w:r>
        <w:r w:rsidR="00257D09" w:rsidDel="006E0F02">
          <w:rPr>
            <w:rFonts w:ascii="Times New Roman" w:hAnsi="Times New Roman" w:cs="Times New Roman"/>
          </w:rPr>
          <w:delText>.</w:delText>
        </w:r>
      </w:del>
    </w:p>
    <w:p w14:paraId="3F5A4BF8" w14:textId="52C53FE9" w:rsidR="00D46113" w:rsidRPr="009B330B" w:rsidRDefault="008F190D" w:rsidP="0081647E">
      <w:pPr>
        <w:spacing w:line="276" w:lineRule="auto"/>
        <w:jc w:val="both"/>
        <w:rPr>
          <w:rFonts w:ascii="Times New Roman" w:hAnsi="Times New Roman" w:cs="Times New Roman"/>
        </w:rPr>
      </w:pPr>
      <w:r w:rsidRPr="00E55D60">
        <w:rPr>
          <w:rFonts w:ascii="Times New Roman" w:hAnsi="Times New Roman" w:cs="Times New Roman"/>
        </w:rPr>
        <w:t xml:space="preserve">Despite </w:t>
      </w:r>
      <w:ins w:id="94" w:author="Elvis Felipe Elli" w:date="2026-05-19T11:07:00Z" w16du:dateUtc="2026-05-19T16:07:00Z">
        <w:r w:rsidR="00686D8A">
          <w:rPr>
            <w:rFonts w:ascii="Times New Roman" w:hAnsi="Times New Roman" w:cs="Times New Roman"/>
          </w:rPr>
          <w:t xml:space="preserve">the </w:t>
        </w:r>
      </w:ins>
      <w:r w:rsidRPr="00E55D60">
        <w:rPr>
          <w:rFonts w:ascii="Times New Roman" w:hAnsi="Times New Roman" w:cs="Times New Roman"/>
        </w:rPr>
        <w:t xml:space="preserve">importance of HI, the </w:t>
      </w:r>
      <w:ins w:id="95" w:author="Elvis Felipe Elli" w:date="2026-05-19T11:08:00Z" w16du:dateUtc="2026-05-19T16:08:00Z">
        <w:r w:rsidR="00D912C2">
          <w:rPr>
            <w:rFonts w:ascii="Times New Roman" w:hAnsi="Times New Roman" w:cs="Times New Roman"/>
          </w:rPr>
          <w:t xml:space="preserve">variable </w:t>
        </w:r>
      </w:ins>
      <w:del w:id="96" w:author="Elvis Felipe Elli" w:date="2026-05-19T11:08:00Z" w16du:dateUtc="2026-05-19T16:08:00Z">
        <w:r w:rsidRPr="00E55D60" w:rsidDel="00D912C2">
          <w:rPr>
            <w:rFonts w:ascii="Times New Roman" w:hAnsi="Times New Roman" w:cs="Times New Roman"/>
          </w:rPr>
          <w:delText xml:space="preserve">inconsistent </w:delText>
        </w:r>
      </w:del>
      <w:r w:rsidR="00E55D60" w:rsidRPr="00E55D60">
        <w:rPr>
          <w:rFonts w:ascii="Times New Roman" w:hAnsi="Times New Roman" w:cs="Times New Roman"/>
        </w:rPr>
        <w:t xml:space="preserve">measurement approaches and </w:t>
      </w:r>
      <w:r w:rsidR="00C3239F">
        <w:rPr>
          <w:rFonts w:ascii="Times New Roman" w:hAnsi="Times New Roman" w:cs="Times New Roman"/>
        </w:rPr>
        <w:t>diverging literature results</w:t>
      </w:r>
      <w:r w:rsidR="004010DF">
        <w:rPr>
          <w:rFonts w:ascii="Times New Roman" w:hAnsi="Times New Roman" w:cs="Times New Roman"/>
        </w:rPr>
        <w:t xml:space="preserve"> </w:t>
      </w:r>
      <w:r w:rsidR="00B757E0">
        <w:rPr>
          <w:rFonts w:ascii="Times New Roman" w:hAnsi="Times New Roman" w:cs="Times New Roman"/>
        </w:rPr>
        <w:t xml:space="preserve">demonstrate the need of </w:t>
      </w:r>
      <w:ins w:id="97" w:author="Elvis Felipe Elli" w:date="2026-05-19T11:08:00Z" w16du:dateUtc="2026-05-19T16:08:00Z">
        <w:r w:rsidR="00115325">
          <w:rPr>
            <w:rFonts w:ascii="Times New Roman" w:hAnsi="Times New Roman" w:cs="Times New Roman"/>
          </w:rPr>
          <w:t>a</w:t>
        </w:r>
      </w:ins>
      <w:ins w:id="98" w:author="Elvis Felipe Elli" w:date="2026-05-19T11:09:00Z" w16du:dateUtc="2026-05-19T16:09:00Z">
        <w:r w:rsidR="00115325">
          <w:rPr>
            <w:rFonts w:ascii="Times New Roman" w:hAnsi="Times New Roman" w:cs="Times New Roman"/>
          </w:rPr>
          <w:t xml:space="preserve"> critical review </w:t>
        </w:r>
        <w:r w:rsidR="003E2AFB">
          <w:rPr>
            <w:rFonts w:ascii="Times New Roman" w:hAnsi="Times New Roman" w:cs="Times New Roman"/>
          </w:rPr>
          <w:t>to be</w:t>
        </w:r>
      </w:ins>
      <w:ins w:id="99" w:author="Elvis Felipe Elli" w:date="2026-05-19T11:10:00Z" w16du:dateUtc="2026-05-19T16:10:00Z">
        <w:r w:rsidR="003E2AFB">
          <w:rPr>
            <w:rFonts w:ascii="Times New Roman" w:hAnsi="Times New Roman" w:cs="Times New Roman"/>
          </w:rPr>
          <w:t>tter understand the influence of gen</w:t>
        </w:r>
      </w:ins>
      <w:ins w:id="100" w:author="Elvis Felipe Elli" w:date="2026-05-19T11:11:00Z" w16du:dateUtc="2026-05-19T16:11:00Z">
        <w:r w:rsidR="00343953">
          <w:rPr>
            <w:rFonts w:ascii="Times New Roman" w:hAnsi="Times New Roman" w:cs="Times New Roman"/>
          </w:rPr>
          <w:t>otype</w:t>
        </w:r>
      </w:ins>
      <w:ins w:id="101" w:author="Elvis Felipe Elli" w:date="2026-05-19T11:10:00Z" w16du:dateUtc="2026-05-19T16:10:00Z">
        <w:r w:rsidR="00BA41E3">
          <w:rPr>
            <w:rFonts w:ascii="Times New Roman" w:hAnsi="Times New Roman" w:cs="Times New Roman"/>
          </w:rPr>
          <w:t xml:space="preserve">, management, and environment on HI and its association with crop yields </w:t>
        </w:r>
      </w:ins>
      <w:del w:id="102" w:author="Elvis Felipe Elli" w:date="2026-05-19T11:10:00Z" w16du:dateUtc="2026-05-19T16:10:00Z">
        <w:r w:rsidR="00B757E0" w:rsidDel="00BA41E3">
          <w:rPr>
            <w:rFonts w:ascii="Times New Roman" w:hAnsi="Times New Roman" w:cs="Times New Roman"/>
          </w:rPr>
          <w:delText>a reference</w:delText>
        </w:r>
        <w:r w:rsidR="00E55D60" w:rsidRPr="00E55D60" w:rsidDel="00BA41E3">
          <w:rPr>
            <w:rFonts w:ascii="Times New Roman" w:hAnsi="Times New Roman" w:cs="Times New Roman"/>
          </w:rPr>
          <w:delText xml:space="preserve">, standardized </w:delText>
        </w:r>
        <w:r w:rsidR="00B757E0" w:rsidDel="00BA41E3">
          <w:rPr>
            <w:rFonts w:ascii="Times New Roman" w:hAnsi="Times New Roman" w:cs="Times New Roman"/>
          </w:rPr>
          <w:delText>frame</w:delText>
        </w:r>
        <w:r w:rsidR="00C80DA1" w:rsidDel="00BA41E3">
          <w:rPr>
            <w:rFonts w:ascii="Times New Roman" w:hAnsi="Times New Roman" w:cs="Times New Roman"/>
          </w:rPr>
          <w:delText xml:space="preserve">work </w:delText>
        </w:r>
        <w:r w:rsidR="00E55D60" w:rsidRPr="00E55D60" w:rsidDel="00BA41E3">
          <w:rPr>
            <w:rFonts w:ascii="Times New Roman" w:hAnsi="Times New Roman" w:cs="Times New Roman"/>
          </w:rPr>
          <w:delText xml:space="preserve">to </w:delText>
        </w:r>
        <w:r w:rsidR="00E55D60" w:rsidDel="00BA41E3">
          <w:rPr>
            <w:rFonts w:ascii="Times New Roman" w:hAnsi="Times New Roman" w:cs="Times New Roman"/>
          </w:rPr>
          <w:delText>address</w:delText>
        </w:r>
        <w:r w:rsidR="00E55D60" w:rsidRPr="00E55D60" w:rsidDel="00BA41E3">
          <w:rPr>
            <w:rFonts w:ascii="Times New Roman" w:hAnsi="Times New Roman" w:cs="Times New Roman"/>
          </w:rPr>
          <w:delText xml:space="preserve"> accuracy and interpretation of </w:delText>
        </w:r>
        <w:r w:rsidR="00C80DA1" w:rsidDel="00BA41E3">
          <w:rPr>
            <w:rFonts w:ascii="Times New Roman" w:hAnsi="Times New Roman" w:cs="Times New Roman"/>
          </w:rPr>
          <w:delText xml:space="preserve">HI </w:delText>
        </w:r>
        <w:r w:rsidR="00E55D60" w:rsidRPr="00E55D60" w:rsidDel="00BA41E3">
          <w:rPr>
            <w:rFonts w:ascii="Times New Roman" w:hAnsi="Times New Roman" w:cs="Times New Roman"/>
          </w:rPr>
          <w:delText>results across conditions</w:delText>
        </w:r>
      </w:del>
      <w:r w:rsidR="00E55D60">
        <w:rPr>
          <w:rFonts w:ascii="Times New Roman" w:hAnsi="Times New Roman" w:cs="Times New Roman"/>
        </w:rPr>
        <w:t xml:space="preserve">. </w:t>
      </w:r>
      <w:r w:rsidR="0081647E" w:rsidRPr="009B330B">
        <w:rPr>
          <w:rFonts w:ascii="Times New Roman" w:hAnsi="Times New Roman" w:cs="Times New Roman"/>
        </w:rPr>
        <w:t xml:space="preserve">This </w:t>
      </w:r>
      <w:r w:rsidR="00D46113">
        <w:rPr>
          <w:rFonts w:ascii="Times New Roman" w:hAnsi="Times New Roman" w:cs="Times New Roman"/>
        </w:rPr>
        <w:t xml:space="preserve">literature </w:t>
      </w:r>
      <w:r w:rsidR="00E55D60">
        <w:rPr>
          <w:rFonts w:ascii="Times New Roman" w:hAnsi="Times New Roman" w:cs="Times New Roman"/>
        </w:rPr>
        <w:t>review</w:t>
      </w:r>
      <w:r w:rsidR="00D46113" w:rsidRPr="009B330B">
        <w:rPr>
          <w:rFonts w:ascii="Times New Roman" w:hAnsi="Times New Roman" w:cs="Times New Roman"/>
        </w:rPr>
        <w:t xml:space="preserve"> </w:t>
      </w:r>
      <w:r w:rsidR="00550206">
        <w:rPr>
          <w:rFonts w:ascii="Times New Roman" w:hAnsi="Times New Roman" w:cs="Times New Roman"/>
        </w:rPr>
        <w:t xml:space="preserve">and meta-analysis </w:t>
      </w:r>
      <w:r w:rsidR="00635F23">
        <w:rPr>
          <w:rFonts w:ascii="Times New Roman" w:hAnsi="Times New Roman" w:cs="Times New Roman"/>
        </w:rPr>
        <w:t>advance</w:t>
      </w:r>
      <w:r w:rsidR="00635F23" w:rsidRPr="009B330B">
        <w:rPr>
          <w:rFonts w:ascii="Times New Roman" w:hAnsi="Times New Roman" w:cs="Times New Roman"/>
        </w:rPr>
        <w:t xml:space="preserve"> </w:t>
      </w:r>
      <w:r w:rsidR="0081647E" w:rsidRPr="009B330B">
        <w:rPr>
          <w:rFonts w:ascii="Times New Roman" w:hAnsi="Times New Roman" w:cs="Times New Roman"/>
        </w:rPr>
        <w:t xml:space="preserve">previous research by </w:t>
      </w:r>
      <w:r w:rsidR="00D46113">
        <w:rPr>
          <w:rFonts w:ascii="Times New Roman" w:hAnsi="Times New Roman" w:cs="Times New Roman"/>
        </w:rPr>
        <w:t xml:space="preserve">performing a comprehensive analysis of factors affecting HI, reviewing </w:t>
      </w:r>
      <w:r w:rsidR="0037699C">
        <w:rPr>
          <w:rFonts w:ascii="Times New Roman" w:hAnsi="Times New Roman" w:cs="Times New Roman"/>
        </w:rPr>
        <w:t>existing methodologies</w:t>
      </w:r>
      <w:r w:rsidR="00D46113">
        <w:rPr>
          <w:rFonts w:ascii="Times New Roman" w:hAnsi="Times New Roman" w:cs="Times New Roman"/>
        </w:rPr>
        <w:t>, and identifying avenues to maximize soybean</w:t>
      </w:r>
      <w:r w:rsidR="0081647E" w:rsidRPr="009B330B">
        <w:rPr>
          <w:rFonts w:ascii="Times New Roman" w:hAnsi="Times New Roman" w:cs="Times New Roman"/>
        </w:rPr>
        <w:t xml:space="preserve"> yield </w:t>
      </w:r>
      <w:r w:rsidR="001F79DF" w:rsidRPr="009B330B">
        <w:rPr>
          <w:rFonts w:ascii="Times New Roman" w:hAnsi="Times New Roman" w:cs="Times New Roman"/>
        </w:rPr>
        <w:t>potential</w:t>
      </w:r>
      <w:r w:rsidR="0081647E" w:rsidRPr="009B330B">
        <w:rPr>
          <w:rFonts w:ascii="Times New Roman" w:hAnsi="Times New Roman" w:cs="Times New Roman"/>
        </w:rPr>
        <w:t xml:space="preserve">. </w:t>
      </w:r>
      <w:r w:rsidR="005740AF" w:rsidRPr="004E1CF4">
        <w:rPr>
          <w:rFonts w:ascii="Times New Roman" w:hAnsi="Times New Roman" w:cs="Times New Roman"/>
        </w:rPr>
        <w:t xml:space="preserve">A comprehensive review of the literature would extend our understanding of the factors shaping soybean HI and facilitate conceptualization of </w:t>
      </w:r>
      <w:r w:rsidR="005740AF" w:rsidRPr="004E1CF4">
        <w:rPr>
          <w:rFonts w:ascii="Times New Roman" w:hAnsi="Times New Roman" w:cs="Times New Roman"/>
        </w:rPr>
        <w:lastRenderedPageBreak/>
        <w:t xml:space="preserve">strategies to enhance future soybean yields. </w:t>
      </w:r>
      <w:r w:rsidR="00D46113">
        <w:rPr>
          <w:rFonts w:ascii="Times New Roman" w:hAnsi="Times New Roman" w:cs="Times New Roman"/>
        </w:rPr>
        <w:t xml:space="preserve">Our objective was to </w:t>
      </w:r>
      <w:r w:rsidR="00D9278E">
        <w:rPr>
          <w:rFonts w:ascii="Times New Roman" w:hAnsi="Times New Roman" w:cs="Times New Roman"/>
        </w:rPr>
        <w:t xml:space="preserve">critically examine the methodologies employed to </w:t>
      </w:r>
      <w:r w:rsidR="00635F23">
        <w:rPr>
          <w:rFonts w:ascii="Times New Roman" w:hAnsi="Times New Roman" w:cs="Times New Roman"/>
        </w:rPr>
        <w:t>determine HI</w:t>
      </w:r>
      <w:r w:rsidR="00D9278E">
        <w:rPr>
          <w:rFonts w:ascii="Times New Roman" w:hAnsi="Times New Roman" w:cs="Times New Roman"/>
        </w:rPr>
        <w:t xml:space="preserve"> in soybean </w:t>
      </w:r>
      <w:r w:rsidR="00DD5C29">
        <w:rPr>
          <w:rFonts w:ascii="Times New Roman" w:hAnsi="Times New Roman" w:cs="Times New Roman"/>
        </w:rPr>
        <w:t xml:space="preserve">and identify how genetics, agronomic management, and the environment </w:t>
      </w:r>
      <w:r w:rsidR="005B5C03">
        <w:rPr>
          <w:rFonts w:ascii="Times New Roman" w:hAnsi="Times New Roman" w:cs="Times New Roman"/>
        </w:rPr>
        <w:t xml:space="preserve">affect HI across </w:t>
      </w:r>
      <w:r w:rsidR="00593CA3">
        <w:rPr>
          <w:rFonts w:ascii="Times New Roman" w:hAnsi="Times New Roman" w:cs="Times New Roman"/>
        </w:rPr>
        <w:t>diverse growing conditions</w:t>
      </w:r>
      <w:r w:rsidR="005B5C03">
        <w:rPr>
          <w:rFonts w:ascii="Times New Roman" w:hAnsi="Times New Roman" w:cs="Times New Roman"/>
        </w:rPr>
        <w:t>.</w:t>
      </w:r>
    </w:p>
    <w:p w14:paraId="502E4B68" w14:textId="08B784E3" w:rsidR="00C96D9F" w:rsidRPr="00CE4089" w:rsidRDefault="00C96D9F" w:rsidP="00CE4089">
      <w:pPr>
        <w:pStyle w:val="ListParagraph"/>
        <w:numPr>
          <w:ilvl w:val="0"/>
          <w:numId w:val="8"/>
        </w:numPr>
        <w:spacing w:line="276" w:lineRule="auto"/>
        <w:jc w:val="both"/>
        <w:rPr>
          <w:rFonts w:ascii="Times New Roman" w:hAnsi="Times New Roman" w:cs="Times New Roman"/>
          <w:b/>
          <w:bCs/>
        </w:rPr>
      </w:pPr>
      <w:r w:rsidRPr="00CE4089">
        <w:rPr>
          <w:rFonts w:ascii="Times New Roman" w:hAnsi="Times New Roman" w:cs="Times New Roman"/>
          <w:b/>
          <w:bCs/>
        </w:rPr>
        <w:t xml:space="preserve">MATERIAL </w:t>
      </w:r>
      <w:r w:rsidR="00600F19" w:rsidRPr="00CE4089">
        <w:rPr>
          <w:rFonts w:ascii="Times New Roman" w:hAnsi="Times New Roman" w:cs="Times New Roman"/>
          <w:b/>
          <w:bCs/>
        </w:rPr>
        <w:t xml:space="preserve">AND </w:t>
      </w:r>
      <w:r w:rsidRPr="00CE4089">
        <w:rPr>
          <w:rFonts w:ascii="Times New Roman" w:hAnsi="Times New Roman" w:cs="Times New Roman"/>
          <w:b/>
          <w:bCs/>
        </w:rPr>
        <w:t>METHODS</w:t>
      </w:r>
    </w:p>
    <w:p w14:paraId="2C795D37" w14:textId="69054ED4" w:rsidR="00AD0A77" w:rsidRDefault="00600F19" w:rsidP="00AD0A77">
      <w:pPr>
        <w:spacing w:line="276" w:lineRule="auto"/>
        <w:jc w:val="both"/>
        <w:rPr>
          <w:rFonts w:ascii="Times New Roman" w:hAnsi="Times New Roman" w:cs="Times New Roman"/>
        </w:rPr>
      </w:pPr>
      <w:r>
        <w:rPr>
          <w:rStyle w:val="fadeinm1hgl8"/>
          <w:rFonts w:ascii="Times New Roman" w:hAnsi="Times New Roman" w:cs="Times New Roman"/>
        </w:rPr>
        <w:t>We identified</w:t>
      </w:r>
      <w:r w:rsidR="006A71DE" w:rsidRPr="007F0859">
        <w:rPr>
          <w:rStyle w:val="fadeinm1hgl8"/>
          <w:rFonts w:ascii="Times New Roman" w:hAnsi="Times New Roman" w:cs="Times New Roman"/>
        </w:rPr>
        <w:t xml:space="preserve"> </w:t>
      </w:r>
      <w:r w:rsidR="00241756">
        <w:rPr>
          <w:rStyle w:val="fadeinm1hgl8"/>
          <w:rFonts w:ascii="Times New Roman" w:hAnsi="Times New Roman" w:cs="Times New Roman"/>
        </w:rPr>
        <w:t>relevant</w:t>
      </w:r>
      <w:r w:rsidR="006A71DE" w:rsidRPr="007F0859">
        <w:rPr>
          <w:rStyle w:val="fadeinm1hgl8"/>
          <w:rFonts w:ascii="Times New Roman" w:hAnsi="Times New Roman" w:cs="Times New Roman"/>
        </w:rPr>
        <w:t xml:space="preserve"> </w:t>
      </w:r>
      <w:r w:rsidR="00241756" w:rsidRPr="007F0859">
        <w:rPr>
          <w:rStyle w:val="fadeinm1hgl8"/>
          <w:rFonts w:ascii="Times New Roman" w:hAnsi="Times New Roman" w:cs="Times New Roman"/>
        </w:rPr>
        <w:t>literature</w:t>
      </w:r>
      <w:r w:rsidR="00E156C6">
        <w:rPr>
          <w:rStyle w:val="fadeinm1hgl8"/>
          <w:rFonts w:ascii="Times New Roman" w:hAnsi="Times New Roman" w:cs="Times New Roman"/>
        </w:rPr>
        <w:t xml:space="preserve"> using the keywords </w:t>
      </w:r>
      <w:r w:rsidR="00E156C6" w:rsidRPr="007F0859">
        <w:rPr>
          <w:rFonts w:ascii="Times New Roman" w:hAnsi="Times New Roman" w:cs="Times New Roman"/>
        </w:rPr>
        <w:t>"soybean harvest index"</w:t>
      </w:r>
      <w:r>
        <w:rPr>
          <w:rFonts w:ascii="Times New Roman" w:hAnsi="Times New Roman" w:cs="Times New Roman"/>
        </w:rPr>
        <w:t>,</w:t>
      </w:r>
      <w:r w:rsidR="00E156C6" w:rsidRPr="007F0859">
        <w:rPr>
          <w:rFonts w:ascii="Times New Roman" w:hAnsi="Times New Roman" w:cs="Times New Roman"/>
        </w:rPr>
        <w:t xml:space="preserve"> "crop management," "genetic factors in soybean," and "environmental </w:t>
      </w:r>
      <w:r w:rsidR="00E156C6">
        <w:rPr>
          <w:rFonts w:ascii="Times New Roman" w:hAnsi="Times New Roman" w:cs="Times New Roman"/>
        </w:rPr>
        <w:t>factors</w:t>
      </w:r>
      <w:r w:rsidR="00E156C6" w:rsidRPr="007F0859">
        <w:rPr>
          <w:rFonts w:ascii="Times New Roman" w:hAnsi="Times New Roman" w:cs="Times New Roman"/>
        </w:rPr>
        <w:t>"</w:t>
      </w:r>
      <w:r w:rsidR="00E156C6">
        <w:rPr>
          <w:rFonts w:ascii="Times New Roman" w:hAnsi="Times New Roman" w:cs="Times New Roman"/>
        </w:rPr>
        <w:t xml:space="preserve"> retriev</w:t>
      </w:r>
      <w:r w:rsidR="00454411">
        <w:rPr>
          <w:rFonts w:ascii="Times New Roman" w:hAnsi="Times New Roman" w:cs="Times New Roman"/>
        </w:rPr>
        <w:t>ed</w:t>
      </w:r>
      <w:r w:rsidR="00E156C6">
        <w:rPr>
          <w:rFonts w:ascii="Times New Roman" w:hAnsi="Times New Roman" w:cs="Times New Roman"/>
        </w:rPr>
        <w:t xml:space="preserve"> from </w:t>
      </w:r>
      <w:r w:rsidR="001532E1" w:rsidRPr="007F0859">
        <w:rPr>
          <w:rFonts w:ascii="Times New Roman" w:hAnsi="Times New Roman" w:cs="Times New Roman"/>
        </w:rPr>
        <w:t xml:space="preserve">scientific databases, </w:t>
      </w:r>
      <w:r w:rsidR="00E156C6">
        <w:rPr>
          <w:rFonts w:ascii="Times New Roman" w:hAnsi="Times New Roman" w:cs="Times New Roman"/>
        </w:rPr>
        <w:t>including</w:t>
      </w:r>
      <w:r w:rsidR="001532E1" w:rsidRPr="007F0859">
        <w:rPr>
          <w:rFonts w:ascii="Times New Roman" w:hAnsi="Times New Roman" w:cs="Times New Roman"/>
        </w:rPr>
        <w:t xml:space="preserve"> Scopus, Web of Science, and Google Scholar</w:t>
      </w:r>
      <w:r w:rsidR="00944ED2">
        <w:rPr>
          <w:rFonts w:ascii="Times New Roman" w:hAnsi="Times New Roman" w:cs="Times New Roman"/>
        </w:rPr>
        <w:t xml:space="preserve">. We </w:t>
      </w:r>
      <w:r w:rsidR="00E156C6">
        <w:rPr>
          <w:rFonts w:ascii="Times New Roman" w:hAnsi="Times New Roman" w:cs="Times New Roman"/>
        </w:rPr>
        <w:t>cover</w:t>
      </w:r>
      <w:r w:rsidR="00944ED2">
        <w:rPr>
          <w:rFonts w:ascii="Times New Roman" w:hAnsi="Times New Roman" w:cs="Times New Roman"/>
        </w:rPr>
        <w:t>ed</w:t>
      </w:r>
      <w:r w:rsidR="001532E1" w:rsidRPr="007F0859">
        <w:rPr>
          <w:rFonts w:ascii="Times New Roman" w:hAnsi="Times New Roman" w:cs="Times New Roman"/>
        </w:rPr>
        <w:t xml:space="preserve"> </w:t>
      </w:r>
      <w:r w:rsidR="005743B5" w:rsidRPr="007F0859">
        <w:rPr>
          <w:rFonts w:ascii="Times New Roman" w:hAnsi="Times New Roman" w:cs="Times New Roman"/>
        </w:rPr>
        <w:t xml:space="preserve">published </w:t>
      </w:r>
      <w:r w:rsidR="001532E1" w:rsidRPr="007F0859">
        <w:rPr>
          <w:rFonts w:ascii="Times New Roman" w:hAnsi="Times New Roman" w:cs="Times New Roman"/>
        </w:rPr>
        <w:t>research between 1970 and 2025</w:t>
      </w:r>
      <w:r w:rsidR="00E425E6">
        <w:rPr>
          <w:rFonts w:ascii="Times New Roman" w:hAnsi="Times New Roman" w:cs="Times New Roman"/>
        </w:rPr>
        <w:t xml:space="preserve"> </w:t>
      </w:r>
      <w:r w:rsidR="00E425E6" w:rsidRPr="00E425E6">
        <w:rPr>
          <w:rFonts w:ascii="Times New Roman" w:hAnsi="Times New Roman" w:cs="Times New Roman"/>
        </w:rPr>
        <w:t>restricted to peer-reviewed scientific journals written in English</w:t>
      </w:r>
      <w:r>
        <w:rPr>
          <w:rFonts w:ascii="Times New Roman" w:hAnsi="Times New Roman" w:cs="Times New Roman"/>
        </w:rPr>
        <w:t>. A</w:t>
      </w:r>
      <w:r w:rsidR="001532E1" w:rsidRPr="007F0859">
        <w:rPr>
          <w:rFonts w:ascii="Times New Roman" w:hAnsi="Times New Roman" w:cs="Times New Roman"/>
        </w:rPr>
        <w:t xml:space="preserve"> systematic approach</w:t>
      </w:r>
      <w:r w:rsidR="005743B5">
        <w:rPr>
          <w:rFonts w:ascii="Times New Roman" w:hAnsi="Times New Roman" w:cs="Times New Roman"/>
        </w:rPr>
        <w:t xml:space="preserve"> </w:t>
      </w:r>
      <w:r w:rsidR="007C225D">
        <w:rPr>
          <w:rFonts w:ascii="Times New Roman" w:hAnsi="Times New Roman" w:cs="Times New Roman"/>
        </w:rPr>
        <w:t xml:space="preserve">was adopted </w:t>
      </w:r>
      <w:r w:rsidR="005743B5">
        <w:rPr>
          <w:rFonts w:ascii="Times New Roman" w:hAnsi="Times New Roman" w:cs="Times New Roman"/>
        </w:rPr>
        <w:t xml:space="preserve">in </w:t>
      </w:r>
      <w:r w:rsidR="008940A0">
        <w:rPr>
          <w:rFonts w:ascii="Times New Roman" w:hAnsi="Times New Roman" w:cs="Times New Roman"/>
        </w:rPr>
        <w:t>the</w:t>
      </w:r>
      <w:r w:rsidR="005743B5">
        <w:rPr>
          <w:rFonts w:ascii="Times New Roman" w:hAnsi="Times New Roman" w:cs="Times New Roman"/>
        </w:rPr>
        <w:t xml:space="preserve"> selection.</w:t>
      </w:r>
      <w:r w:rsidR="001532E1" w:rsidRPr="007F0859">
        <w:rPr>
          <w:rFonts w:ascii="Times New Roman" w:hAnsi="Times New Roman" w:cs="Times New Roman"/>
        </w:rPr>
        <w:t xml:space="preserve"> </w:t>
      </w:r>
      <w:r w:rsidR="005743B5">
        <w:rPr>
          <w:rFonts w:ascii="Times New Roman" w:hAnsi="Times New Roman" w:cs="Times New Roman"/>
        </w:rPr>
        <w:t xml:space="preserve"> </w:t>
      </w:r>
      <w:r w:rsidR="007C225D">
        <w:rPr>
          <w:rFonts w:ascii="Times New Roman" w:hAnsi="Times New Roman" w:cs="Times New Roman"/>
        </w:rPr>
        <w:t>Initially,</w:t>
      </w:r>
      <w:r w:rsidR="001532E1" w:rsidRPr="007F0859">
        <w:rPr>
          <w:rFonts w:ascii="Times New Roman" w:hAnsi="Times New Roman" w:cs="Times New Roman"/>
        </w:rPr>
        <w:t xml:space="preserve"> </w:t>
      </w:r>
      <w:r w:rsidR="005743B5">
        <w:rPr>
          <w:rFonts w:ascii="Times New Roman" w:hAnsi="Times New Roman" w:cs="Times New Roman"/>
        </w:rPr>
        <w:t xml:space="preserve">the </w:t>
      </w:r>
      <w:r w:rsidR="001532E1" w:rsidRPr="007F0859">
        <w:rPr>
          <w:rFonts w:ascii="Times New Roman" w:hAnsi="Times New Roman" w:cs="Times New Roman"/>
        </w:rPr>
        <w:t xml:space="preserve">articles were screened based on </w:t>
      </w:r>
      <w:r w:rsidR="001532E1" w:rsidRPr="00CA0CE7">
        <w:rPr>
          <w:rFonts w:ascii="Times New Roman" w:hAnsi="Times New Roman" w:cs="Times New Roman"/>
        </w:rPr>
        <w:t xml:space="preserve">titles and abstracts for relevance to the topic. </w:t>
      </w:r>
      <w:r w:rsidR="005743B5" w:rsidRPr="00CA0CE7">
        <w:rPr>
          <w:rFonts w:ascii="Times New Roman" w:hAnsi="Times New Roman" w:cs="Times New Roman"/>
        </w:rPr>
        <w:t>Following</w:t>
      </w:r>
      <w:r w:rsidR="001532E1" w:rsidRPr="00CA0CE7">
        <w:rPr>
          <w:rFonts w:ascii="Times New Roman" w:hAnsi="Times New Roman" w:cs="Times New Roman"/>
        </w:rPr>
        <w:t>, full texts were evaluated for quality, focusing on experimental designs</w:t>
      </w:r>
      <w:r w:rsidR="005743B5" w:rsidRPr="00CA0CE7">
        <w:rPr>
          <w:rFonts w:ascii="Times New Roman" w:hAnsi="Times New Roman" w:cs="Times New Roman"/>
        </w:rPr>
        <w:t xml:space="preserve">, treatments and </w:t>
      </w:r>
      <w:r w:rsidR="001532E1" w:rsidRPr="00CA0CE7">
        <w:rPr>
          <w:rFonts w:ascii="Times New Roman" w:hAnsi="Times New Roman" w:cs="Times New Roman"/>
        </w:rPr>
        <w:t>data analysis</w:t>
      </w:r>
      <w:r w:rsidR="007C225D" w:rsidRPr="00CA0CE7">
        <w:rPr>
          <w:rFonts w:ascii="Times New Roman" w:hAnsi="Times New Roman" w:cs="Times New Roman"/>
        </w:rPr>
        <w:t xml:space="preserve"> where the</w:t>
      </w:r>
      <w:r w:rsidR="005743B5" w:rsidRPr="00CA0CE7">
        <w:rPr>
          <w:rFonts w:ascii="Times New Roman" w:hAnsi="Times New Roman" w:cs="Times New Roman"/>
        </w:rPr>
        <w:t xml:space="preserve"> s</w:t>
      </w:r>
      <w:r w:rsidR="001532E1" w:rsidRPr="00CA0CE7">
        <w:rPr>
          <w:rFonts w:ascii="Times New Roman" w:hAnsi="Times New Roman" w:cs="Times New Roman"/>
        </w:rPr>
        <w:t xml:space="preserve">tudies </w:t>
      </w:r>
      <w:r w:rsidR="007C225D" w:rsidRPr="00CA0CE7">
        <w:rPr>
          <w:rFonts w:ascii="Times New Roman" w:hAnsi="Times New Roman" w:cs="Times New Roman"/>
        </w:rPr>
        <w:t>with no</w:t>
      </w:r>
      <w:r w:rsidR="001532E1" w:rsidRPr="00CA0CE7">
        <w:rPr>
          <w:rFonts w:ascii="Times New Roman" w:hAnsi="Times New Roman" w:cs="Times New Roman"/>
        </w:rPr>
        <w:t xml:space="preserve"> statistical </w:t>
      </w:r>
      <w:r w:rsidR="005743B5" w:rsidRPr="00CA0CE7">
        <w:rPr>
          <w:rFonts w:ascii="Times New Roman" w:hAnsi="Times New Roman" w:cs="Times New Roman"/>
        </w:rPr>
        <w:t>consistency</w:t>
      </w:r>
      <w:r w:rsidR="001532E1" w:rsidRPr="00CA0CE7">
        <w:rPr>
          <w:rFonts w:ascii="Times New Roman" w:hAnsi="Times New Roman" w:cs="Times New Roman"/>
        </w:rPr>
        <w:t xml:space="preserve"> or </w:t>
      </w:r>
      <w:r w:rsidR="005743B5" w:rsidRPr="00CA0CE7">
        <w:rPr>
          <w:rFonts w:ascii="Times New Roman" w:hAnsi="Times New Roman" w:cs="Times New Roman"/>
        </w:rPr>
        <w:t>just</w:t>
      </w:r>
      <w:r w:rsidR="001532E1" w:rsidRPr="00CA0CE7">
        <w:rPr>
          <w:rFonts w:ascii="Times New Roman" w:hAnsi="Times New Roman" w:cs="Times New Roman"/>
        </w:rPr>
        <w:t xml:space="preserve"> </w:t>
      </w:r>
      <w:r w:rsidR="007C225D" w:rsidRPr="00CA0CE7">
        <w:rPr>
          <w:rFonts w:ascii="Times New Roman" w:hAnsi="Times New Roman" w:cs="Times New Roman"/>
        </w:rPr>
        <w:t xml:space="preserve">directed </w:t>
      </w:r>
      <w:r w:rsidR="001532E1" w:rsidRPr="00CA0CE7">
        <w:rPr>
          <w:rFonts w:ascii="Times New Roman" w:hAnsi="Times New Roman" w:cs="Times New Roman"/>
        </w:rPr>
        <w:t xml:space="preserve">on theoretical models were excluded. </w:t>
      </w:r>
      <w:r w:rsidR="00E812A9" w:rsidRPr="00FF14E3">
        <w:rPr>
          <w:rFonts w:ascii="Times New Roman" w:hAnsi="Times New Roman" w:cs="Times New Roman"/>
        </w:rPr>
        <w:t xml:space="preserve">We focused on </w:t>
      </w:r>
      <w:r w:rsidR="00A82A3F" w:rsidRPr="00FF14E3">
        <w:rPr>
          <w:rFonts w:ascii="Times New Roman" w:hAnsi="Times New Roman" w:cs="Times New Roman"/>
        </w:rPr>
        <w:t>field</w:t>
      </w:r>
      <w:r w:rsidR="00156C98">
        <w:rPr>
          <w:rFonts w:ascii="Times New Roman" w:hAnsi="Times New Roman" w:cs="Times New Roman"/>
        </w:rPr>
        <w:t xml:space="preserve"> experiments</w:t>
      </w:r>
      <w:r w:rsidR="00A82A3F" w:rsidRPr="00FF14E3">
        <w:rPr>
          <w:rFonts w:ascii="Times New Roman" w:hAnsi="Times New Roman" w:cs="Times New Roman"/>
        </w:rPr>
        <w:t xml:space="preserve"> with clearly defined sampling stages and biomass partitioning methods.</w:t>
      </w:r>
      <w:r w:rsidR="00DC5458" w:rsidRPr="00FF14E3">
        <w:rPr>
          <w:rFonts w:ascii="Times New Roman" w:hAnsi="Times New Roman" w:cs="Times New Roman"/>
        </w:rPr>
        <w:t xml:space="preserve"> </w:t>
      </w:r>
      <w:r w:rsidR="00CA0CE7" w:rsidRPr="00FF14E3">
        <w:rPr>
          <w:rFonts w:ascii="Times New Roman" w:hAnsi="Times New Roman" w:cs="Times New Roman"/>
        </w:rPr>
        <w:t xml:space="preserve">Subsequently, distribution of </w:t>
      </w:r>
      <w:r w:rsidR="00D7295D">
        <w:rPr>
          <w:rFonts w:ascii="Times New Roman" w:hAnsi="Times New Roman" w:cs="Times New Roman"/>
        </w:rPr>
        <w:t>seed</w:t>
      </w:r>
      <w:r w:rsidR="00CA0CE7" w:rsidRPr="00FF14E3">
        <w:rPr>
          <w:rFonts w:ascii="Times New Roman" w:hAnsi="Times New Roman" w:cs="Times New Roman"/>
        </w:rPr>
        <w:t xml:space="preserve"> yield, total aboveground biomass, and </w:t>
      </w:r>
      <w:r w:rsidR="00CC3ECB">
        <w:rPr>
          <w:rFonts w:ascii="Times New Roman" w:hAnsi="Times New Roman" w:cs="Times New Roman"/>
        </w:rPr>
        <w:t>HI</w:t>
      </w:r>
      <w:r w:rsidR="00E812A9" w:rsidRPr="00FF14E3">
        <w:rPr>
          <w:rFonts w:ascii="Times New Roman" w:hAnsi="Times New Roman" w:cs="Times New Roman"/>
        </w:rPr>
        <w:t xml:space="preserve"> </w:t>
      </w:r>
      <w:r w:rsidR="00CA0CE7" w:rsidRPr="00FF14E3">
        <w:rPr>
          <w:rFonts w:ascii="Times New Roman" w:hAnsi="Times New Roman" w:cs="Times New Roman"/>
        </w:rPr>
        <w:t>were</w:t>
      </w:r>
      <w:r w:rsidR="00E812A9" w:rsidRPr="00FF14E3">
        <w:rPr>
          <w:rFonts w:ascii="Times New Roman" w:hAnsi="Times New Roman" w:cs="Times New Roman"/>
        </w:rPr>
        <w:t xml:space="preserve"> </w:t>
      </w:r>
      <w:r w:rsidR="00156C98">
        <w:rPr>
          <w:rFonts w:ascii="Times New Roman" w:hAnsi="Times New Roman" w:cs="Times New Roman"/>
        </w:rPr>
        <w:t>explored</w:t>
      </w:r>
      <w:r w:rsidR="00156C98" w:rsidRPr="00FF14E3">
        <w:rPr>
          <w:rFonts w:ascii="Times New Roman" w:hAnsi="Times New Roman" w:cs="Times New Roman"/>
        </w:rPr>
        <w:t xml:space="preserve"> </w:t>
      </w:r>
      <w:r w:rsidR="00E812A9" w:rsidRPr="00FF14E3">
        <w:rPr>
          <w:rFonts w:ascii="Times New Roman" w:hAnsi="Times New Roman" w:cs="Times New Roman"/>
        </w:rPr>
        <w:t>to identify the variability of data</w:t>
      </w:r>
      <w:r w:rsidR="001A06F4">
        <w:rPr>
          <w:rFonts w:ascii="Times New Roman" w:hAnsi="Times New Roman" w:cs="Times New Roman"/>
        </w:rPr>
        <w:t xml:space="preserve"> </w:t>
      </w:r>
      <w:r w:rsidR="00E812A9" w:rsidRPr="00FF14E3">
        <w:rPr>
          <w:rFonts w:ascii="Times New Roman" w:hAnsi="Times New Roman" w:cs="Times New Roman"/>
        </w:rPr>
        <w:t>using basic descriptive statistics</w:t>
      </w:r>
      <w:r w:rsidR="00CA0CE7" w:rsidRPr="00FF14E3">
        <w:rPr>
          <w:rFonts w:ascii="Times New Roman" w:hAnsi="Times New Roman" w:cs="Times New Roman"/>
        </w:rPr>
        <w:t xml:space="preserve">. </w:t>
      </w:r>
      <w:r w:rsidR="00CE015E">
        <w:rPr>
          <w:rFonts w:ascii="Times New Roman" w:hAnsi="Times New Roman" w:cs="Times New Roman"/>
        </w:rPr>
        <w:t>S</w:t>
      </w:r>
      <w:r w:rsidR="0098031C" w:rsidRPr="00FF14E3">
        <w:rPr>
          <w:rFonts w:ascii="Times New Roman" w:hAnsi="Times New Roman" w:cs="Times New Roman"/>
        </w:rPr>
        <w:t xml:space="preserve">catter plots were generated to </w:t>
      </w:r>
      <w:r w:rsidR="005B16FA" w:rsidRPr="00FF14E3">
        <w:rPr>
          <w:rFonts w:ascii="Times New Roman" w:hAnsi="Times New Roman" w:cs="Times New Roman"/>
        </w:rPr>
        <w:t xml:space="preserve">visualize </w:t>
      </w:r>
      <w:r w:rsidR="005543C9">
        <w:rPr>
          <w:rFonts w:ascii="Times New Roman" w:hAnsi="Times New Roman" w:cs="Times New Roman"/>
        </w:rPr>
        <w:t xml:space="preserve">the </w:t>
      </w:r>
      <w:r w:rsidR="005B16FA" w:rsidRPr="00FF14E3">
        <w:rPr>
          <w:rFonts w:ascii="Times New Roman" w:hAnsi="Times New Roman" w:cs="Times New Roman"/>
        </w:rPr>
        <w:t xml:space="preserve">association between </w:t>
      </w:r>
      <w:r w:rsidR="005543C9">
        <w:rPr>
          <w:rFonts w:ascii="Times New Roman" w:hAnsi="Times New Roman" w:cs="Times New Roman"/>
        </w:rPr>
        <w:t>seed</w:t>
      </w:r>
      <w:r w:rsidR="005543C9" w:rsidRPr="00FF14E3">
        <w:rPr>
          <w:rFonts w:ascii="Times New Roman" w:hAnsi="Times New Roman" w:cs="Times New Roman"/>
        </w:rPr>
        <w:t xml:space="preserve"> </w:t>
      </w:r>
      <w:r w:rsidR="0098031C" w:rsidRPr="00FF14E3">
        <w:rPr>
          <w:rFonts w:ascii="Times New Roman" w:hAnsi="Times New Roman" w:cs="Times New Roman"/>
        </w:rPr>
        <w:t xml:space="preserve">yield and total biomass, </w:t>
      </w:r>
      <w:r w:rsidR="00D7295D">
        <w:rPr>
          <w:rFonts w:ascii="Times New Roman" w:hAnsi="Times New Roman" w:cs="Times New Roman"/>
        </w:rPr>
        <w:t>seed</w:t>
      </w:r>
      <w:r w:rsidR="0098031C" w:rsidRPr="00FF14E3">
        <w:rPr>
          <w:rFonts w:ascii="Times New Roman" w:hAnsi="Times New Roman" w:cs="Times New Roman"/>
        </w:rPr>
        <w:t xml:space="preserve"> yield and harvest index, across studies.</w:t>
      </w:r>
      <w:r w:rsidR="00E9201D" w:rsidRPr="00FF14E3">
        <w:rPr>
          <w:rFonts w:ascii="Times New Roman" w:hAnsi="Times New Roman" w:cs="Times New Roman"/>
        </w:rPr>
        <w:t xml:space="preserve"> </w:t>
      </w:r>
      <w:r w:rsidR="00AD0A77" w:rsidRPr="00FF14E3">
        <w:rPr>
          <w:rFonts w:ascii="Times New Roman" w:hAnsi="Times New Roman" w:cs="Times New Roman"/>
        </w:rPr>
        <w:t xml:space="preserve">A meta-analysis approach was </w:t>
      </w:r>
      <w:r w:rsidR="00521CB1" w:rsidRPr="00FF14E3">
        <w:rPr>
          <w:rFonts w:ascii="Times New Roman" w:hAnsi="Times New Roman" w:cs="Times New Roman"/>
        </w:rPr>
        <w:t>subsequently</w:t>
      </w:r>
      <w:r w:rsidR="00AD0A77" w:rsidRPr="00FF14E3">
        <w:rPr>
          <w:rFonts w:ascii="Times New Roman" w:hAnsi="Times New Roman" w:cs="Times New Roman"/>
        </w:rPr>
        <w:t xml:space="preserve"> applied to </w:t>
      </w:r>
      <w:r w:rsidR="00521CB1" w:rsidRPr="00FF14E3">
        <w:rPr>
          <w:rFonts w:ascii="Times New Roman" w:hAnsi="Times New Roman" w:cs="Times New Roman"/>
        </w:rPr>
        <w:t>estimate</w:t>
      </w:r>
      <w:r w:rsidR="00AD0A77" w:rsidRPr="00FF14E3">
        <w:rPr>
          <w:rFonts w:ascii="Times New Roman" w:hAnsi="Times New Roman" w:cs="Times New Roman"/>
        </w:rPr>
        <w:t xml:space="preserve"> HI and identify patterns across genetic, environmental, and management </w:t>
      </w:r>
      <w:r w:rsidR="00D311A8">
        <w:rPr>
          <w:rFonts w:ascii="Times New Roman" w:hAnsi="Times New Roman" w:cs="Times New Roman"/>
        </w:rPr>
        <w:t>factors.</w:t>
      </w:r>
    </w:p>
    <w:p w14:paraId="783482FE" w14:textId="7A48FA5D" w:rsidR="006C4E20" w:rsidRDefault="00295703" w:rsidP="006C4E20">
      <w:pPr>
        <w:spacing w:line="276" w:lineRule="auto"/>
        <w:jc w:val="both"/>
        <w:rPr>
          <w:rFonts w:ascii="Times New Roman" w:hAnsi="Times New Roman" w:cs="Times New Roman"/>
        </w:rPr>
      </w:pPr>
      <w:r w:rsidRPr="00295703">
        <w:rPr>
          <w:rFonts w:ascii="Times New Roman" w:hAnsi="Times New Roman" w:cs="Times New Roman"/>
        </w:rPr>
        <w:t>Figure1</w:t>
      </w:r>
      <w:r w:rsidR="008C7BE7">
        <w:rPr>
          <w:rFonts w:ascii="Times New Roman" w:hAnsi="Times New Roman" w:cs="Times New Roman"/>
        </w:rPr>
        <w:t xml:space="preserve"> </w:t>
      </w:r>
      <w:r w:rsidRPr="001E6EC1">
        <w:rPr>
          <w:rFonts w:ascii="Times New Roman" w:hAnsi="Times New Roman" w:cs="Times New Roman"/>
        </w:rPr>
        <w:t>summarizes the systematic screening and selection process for studies included in a comprehensive review and meta-analysis. Initially, 536 records were identified through a keyword search in the Scopus database</w:t>
      </w:r>
      <w:r w:rsidRPr="00295703">
        <w:rPr>
          <w:rFonts w:ascii="Times New Roman" w:hAnsi="Times New Roman" w:cs="Times New Roman"/>
        </w:rPr>
        <w:t>. Following an initial screening, 8</w:t>
      </w:r>
      <w:r w:rsidR="00257D09">
        <w:rPr>
          <w:rFonts w:ascii="Times New Roman" w:hAnsi="Times New Roman" w:cs="Times New Roman"/>
        </w:rPr>
        <w:t>8</w:t>
      </w:r>
      <w:r w:rsidRPr="00295703">
        <w:rPr>
          <w:rFonts w:ascii="Times New Roman" w:hAnsi="Times New Roman" w:cs="Times New Roman"/>
        </w:rPr>
        <w:t xml:space="preserve"> papers were selected for inclusion in the review based on relevance and basic eligibility criteria</w:t>
      </w:r>
      <w:r w:rsidRPr="00DA4299">
        <w:rPr>
          <w:rFonts w:ascii="Times New Roman" w:hAnsi="Times New Roman" w:cs="Times New Roman"/>
        </w:rPr>
        <w:t xml:space="preserve">. </w:t>
      </w:r>
      <w:r w:rsidR="00DA4299" w:rsidRPr="00DA4299">
        <w:rPr>
          <w:rFonts w:ascii="Times New Roman" w:hAnsi="Times New Roman" w:cs="Times New Roman"/>
        </w:rPr>
        <w:t>Most studies were research-oriented</w:t>
      </w:r>
      <w:r w:rsidR="00257D09">
        <w:rPr>
          <w:rFonts w:ascii="Times New Roman" w:hAnsi="Times New Roman" w:cs="Times New Roman"/>
        </w:rPr>
        <w:t xml:space="preserve"> manuscripts</w:t>
      </w:r>
      <w:r w:rsidR="00DA4299" w:rsidRPr="00DA4299">
        <w:rPr>
          <w:rFonts w:ascii="Times New Roman" w:hAnsi="Times New Roman" w:cs="Times New Roman"/>
        </w:rPr>
        <w:t xml:space="preserve"> </w:t>
      </w:r>
      <w:r w:rsidR="00257D09">
        <w:rPr>
          <w:rFonts w:ascii="Times New Roman" w:hAnsi="Times New Roman" w:cs="Times New Roman"/>
        </w:rPr>
        <w:t xml:space="preserve">including </w:t>
      </w:r>
      <w:r w:rsidR="00DA4299" w:rsidRPr="00DA4299">
        <w:rPr>
          <w:rFonts w:ascii="Times New Roman" w:hAnsi="Times New Roman" w:cs="Times New Roman"/>
        </w:rPr>
        <w:t>article</w:t>
      </w:r>
      <w:r w:rsidR="00257D09">
        <w:rPr>
          <w:rFonts w:ascii="Times New Roman" w:hAnsi="Times New Roman" w:cs="Times New Roman"/>
        </w:rPr>
        <w:t>s</w:t>
      </w:r>
      <w:r w:rsidR="00DA4299" w:rsidRPr="00DA4299">
        <w:rPr>
          <w:rFonts w:ascii="Times New Roman" w:hAnsi="Times New Roman" w:cs="Times New Roman"/>
        </w:rPr>
        <w:t>, review papers</w:t>
      </w:r>
      <w:r w:rsidR="00257D09">
        <w:rPr>
          <w:rFonts w:ascii="Times New Roman" w:hAnsi="Times New Roman" w:cs="Times New Roman"/>
        </w:rPr>
        <w:t xml:space="preserve"> and </w:t>
      </w:r>
      <w:r w:rsidR="00DA4299" w:rsidRPr="00DA4299">
        <w:rPr>
          <w:rFonts w:ascii="Times New Roman" w:hAnsi="Times New Roman" w:cs="Times New Roman"/>
        </w:rPr>
        <w:t xml:space="preserve">book chapters, </w:t>
      </w:r>
      <w:r w:rsidR="00257D09">
        <w:rPr>
          <w:rFonts w:ascii="Times New Roman" w:hAnsi="Times New Roman" w:cs="Times New Roman"/>
        </w:rPr>
        <w:t>grouped for</w:t>
      </w:r>
      <w:r w:rsidR="00DA4299" w:rsidRPr="00DA4299">
        <w:rPr>
          <w:rFonts w:ascii="Times New Roman" w:hAnsi="Times New Roman" w:cs="Times New Roman"/>
        </w:rPr>
        <w:t xml:space="preserve"> other predefined criteria, </w:t>
      </w:r>
      <w:r w:rsidR="00257D09">
        <w:rPr>
          <w:rFonts w:ascii="Times New Roman" w:hAnsi="Times New Roman" w:cs="Times New Roman"/>
        </w:rPr>
        <w:t xml:space="preserve">with </w:t>
      </w:r>
      <w:r w:rsidR="00DA4299" w:rsidRPr="00DA4299">
        <w:rPr>
          <w:rFonts w:ascii="Times New Roman" w:hAnsi="Times New Roman" w:cs="Times New Roman"/>
        </w:rPr>
        <w:t xml:space="preserve">only peer-reviewed studies </w:t>
      </w:r>
      <w:r w:rsidR="008C7BE7" w:rsidRPr="00DA4299">
        <w:rPr>
          <w:rFonts w:ascii="Times New Roman" w:hAnsi="Times New Roman" w:cs="Times New Roman"/>
        </w:rPr>
        <w:t>being</w:t>
      </w:r>
      <w:r w:rsidR="00DA4299" w:rsidRPr="00DA4299">
        <w:rPr>
          <w:rFonts w:ascii="Times New Roman" w:hAnsi="Times New Roman" w:cs="Times New Roman"/>
        </w:rPr>
        <w:t xml:space="preserve"> retained for further analysis. Ultimately, 49 studies met the stringent requirements for inclusion in the meta-analysis.</w:t>
      </w:r>
      <w:r w:rsidR="00DA4299">
        <w:rPr>
          <w:rFonts w:ascii="Times New Roman" w:hAnsi="Times New Roman" w:cs="Times New Roman"/>
        </w:rPr>
        <w:t xml:space="preserve"> Also, </w:t>
      </w:r>
      <w:r w:rsidR="00E47CD1" w:rsidRPr="00CA0CE7">
        <w:rPr>
          <w:rFonts w:ascii="Times New Roman" w:hAnsi="Times New Roman" w:cs="Times New Roman"/>
        </w:rPr>
        <w:t>we</w:t>
      </w:r>
      <w:r w:rsidR="006C4E20" w:rsidRPr="00CA0CE7">
        <w:rPr>
          <w:rFonts w:ascii="Times New Roman" w:hAnsi="Times New Roman" w:cs="Times New Roman"/>
        </w:rPr>
        <w:t xml:space="preserve"> found the geographical distribution of the studies with 30% conducted in North America, 14% in Europe, 35% in Asia, and 10% in South America and the remaining 11% for several</w:t>
      </w:r>
      <w:r w:rsidR="006C4E20" w:rsidRPr="007F0859">
        <w:rPr>
          <w:rFonts w:ascii="Times New Roman" w:hAnsi="Times New Roman" w:cs="Times New Roman"/>
        </w:rPr>
        <w:t xml:space="preserve"> </w:t>
      </w:r>
      <w:r w:rsidR="006C4E20" w:rsidRPr="00A26446">
        <w:rPr>
          <w:rFonts w:ascii="Times New Roman" w:hAnsi="Times New Roman" w:cs="Times New Roman"/>
        </w:rPr>
        <w:t>regions</w:t>
      </w:r>
      <w:r w:rsidR="00673765">
        <w:rPr>
          <w:rFonts w:ascii="Times New Roman" w:hAnsi="Times New Roman" w:cs="Times New Roman"/>
        </w:rPr>
        <w:t xml:space="preserve"> </w:t>
      </w:r>
      <w:r w:rsidR="00673765" w:rsidRPr="00CA0CE7">
        <w:rPr>
          <w:rFonts w:ascii="Times New Roman" w:hAnsi="Times New Roman" w:cs="Times New Roman"/>
        </w:rPr>
        <w:t xml:space="preserve">(Figure </w:t>
      </w:r>
      <w:r w:rsidR="00673765">
        <w:rPr>
          <w:rFonts w:ascii="Times New Roman" w:hAnsi="Times New Roman" w:cs="Times New Roman"/>
        </w:rPr>
        <w:t>2</w:t>
      </w:r>
      <w:r w:rsidR="00673765" w:rsidRPr="00CA0CE7">
        <w:rPr>
          <w:rFonts w:ascii="Times New Roman" w:hAnsi="Times New Roman" w:cs="Times New Roman"/>
        </w:rPr>
        <w:t>)</w:t>
      </w:r>
      <w:r w:rsidR="006C4E20" w:rsidRPr="00A26446">
        <w:rPr>
          <w:rFonts w:ascii="Times New Roman" w:hAnsi="Times New Roman" w:cs="Times New Roman"/>
        </w:rPr>
        <w:t>. The findings confirmed that diverse climates and soil types were represented in our analysis, covering a wide range of agricultural systems</w:t>
      </w:r>
      <w:r w:rsidR="006C4E20" w:rsidRPr="00381493">
        <w:rPr>
          <w:rFonts w:ascii="Times New Roman" w:hAnsi="Times New Roman" w:cs="Times New Roman"/>
        </w:rPr>
        <w:t xml:space="preserve">. </w:t>
      </w:r>
      <w:r w:rsidR="00D82F39" w:rsidRPr="001E6EC1">
        <w:rPr>
          <w:rFonts w:ascii="Times New Roman" w:hAnsi="Times New Roman" w:cs="Times New Roman"/>
        </w:rPr>
        <w:t xml:space="preserve">Overall, 35% of the studies </w:t>
      </w:r>
      <w:r w:rsidR="00712677" w:rsidRPr="00381493">
        <w:rPr>
          <w:rFonts w:ascii="Times New Roman" w:hAnsi="Times New Roman" w:cs="Times New Roman"/>
        </w:rPr>
        <w:t>investigated</w:t>
      </w:r>
      <w:r w:rsidR="00D82F39" w:rsidRPr="00381493">
        <w:rPr>
          <w:rFonts w:ascii="Times New Roman" w:hAnsi="Times New Roman" w:cs="Times New Roman"/>
        </w:rPr>
        <w:t xml:space="preserve"> genetic</w:t>
      </w:r>
      <w:r w:rsidR="00712677" w:rsidRPr="00381493">
        <w:rPr>
          <w:rFonts w:ascii="Times New Roman" w:hAnsi="Times New Roman" w:cs="Times New Roman"/>
        </w:rPr>
        <w:t>s</w:t>
      </w:r>
      <w:r w:rsidR="00D82F39" w:rsidRPr="00381493">
        <w:rPr>
          <w:rFonts w:ascii="Times New Roman" w:hAnsi="Times New Roman" w:cs="Times New Roman"/>
        </w:rPr>
        <w:t xml:space="preserve">/cultivar impact, </w:t>
      </w:r>
      <w:r w:rsidR="00393881" w:rsidRPr="00381493">
        <w:rPr>
          <w:rFonts w:ascii="Times New Roman" w:hAnsi="Times New Roman" w:cs="Times New Roman"/>
        </w:rPr>
        <w:t xml:space="preserve">40% management, and </w:t>
      </w:r>
      <w:r w:rsidR="00712677" w:rsidRPr="00381493">
        <w:rPr>
          <w:rFonts w:ascii="Times New Roman" w:hAnsi="Times New Roman" w:cs="Times New Roman"/>
        </w:rPr>
        <w:t xml:space="preserve">20% environmental conditions on HI. </w:t>
      </w:r>
    </w:p>
    <w:p w14:paraId="1C79079C" w14:textId="77777777" w:rsidR="00816041" w:rsidRDefault="00816041" w:rsidP="006C4E20">
      <w:pPr>
        <w:spacing w:line="276" w:lineRule="auto"/>
        <w:jc w:val="both"/>
        <w:rPr>
          <w:rFonts w:ascii="Times New Roman" w:hAnsi="Times New Roman" w:cs="Times New Roman"/>
        </w:rPr>
      </w:pPr>
    </w:p>
    <w:p w14:paraId="2F064848" w14:textId="77777777" w:rsidR="00816041" w:rsidRDefault="00816041" w:rsidP="006C4E20">
      <w:pPr>
        <w:spacing w:line="276" w:lineRule="auto"/>
        <w:jc w:val="both"/>
        <w:rPr>
          <w:rFonts w:ascii="Times New Roman" w:hAnsi="Times New Roman" w:cs="Times New Roman"/>
        </w:rPr>
      </w:pPr>
    </w:p>
    <w:p w14:paraId="591B63A0" w14:textId="77777777" w:rsidR="00816041" w:rsidRDefault="00816041" w:rsidP="006C4E20">
      <w:pPr>
        <w:spacing w:line="276" w:lineRule="auto"/>
        <w:jc w:val="both"/>
        <w:rPr>
          <w:rFonts w:ascii="Times New Roman" w:hAnsi="Times New Roman" w:cs="Times New Roman"/>
        </w:rPr>
      </w:pPr>
    </w:p>
    <w:p w14:paraId="0DED04B5" w14:textId="77777777" w:rsidR="00816041" w:rsidRDefault="00816041" w:rsidP="006C4E20">
      <w:pPr>
        <w:spacing w:line="276" w:lineRule="auto"/>
        <w:jc w:val="both"/>
        <w:rPr>
          <w:rFonts w:ascii="Times New Roman" w:hAnsi="Times New Roman" w:cs="Times New Roman"/>
        </w:rPr>
      </w:pPr>
    </w:p>
    <w:p w14:paraId="4DA3E018" w14:textId="77777777" w:rsidR="00816041" w:rsidRDefault="00816041" w:rsidP="006C4E20">
      <w:pPr>
        <w:spacing w:line="276" w:lineRule="auto"/>
        <w:jc w:val="both"/>
        <w:rPr>
          <w:rFonts w:ascii="Times New Roman" w:hAnsi="Times New Roman" w:cs="Times New Roman"/>
        </w:rPr>
      </w:pPr>
    </w:p>
    <w:p w14:paraId="11C5EE8F" w14:textId="77777777" w:rsidR="00816041" w:rsidRDefault="00816041" w:rsidP="006C4E20">
      <w:pPr>
        <w:spacing w:line="276" w:lineRule="auto"/>
        <w:jc w:val="both"/>
        <w:rPr>
          <w:rFonts w:ascii="Times New Roman" w:hAnsi="Times New Roman" w:cs="Times New Roman"/>
        </w:rPr>
      </w:pPr>
    </w:p>
    <w:p w14:paraId="6D32BB57" w14:textId="77777777" w:rsidR="00816041" w:rsidRDefault="00816041" w:rsidP="006C4E20">
      <w:pPr>
        <w:spacing w:line="276" w:lineRule="auto"/>
        <w:jc w:val="both"/>
        <w:rPr>
          <w:rFonts w:ascii="Times New Roman" w:hAnsi="Times New Roman" w:cs="Times New Roman"/>
        </w:rPr>
      </w:pPr>
    </w:p>
    <w:p w14:paraId="466B8139" w14:textId="77777777" w:rsidR="00816041" w:rsidRDefault="00816041" w:rsidP="006C4E20">
      <w:pPr>
        <w:spacing w:line="276" w:lineRule="auto"/>
        <w:jc w:val="both"/>
        <w:rPr>
          <w:rFonts w:ascii="Times New Roman" w:hAnsi="Times New Roman" w:cs="Times New Roman"/>
        </w:rPr>
      </w:pPr>
    </w:p>
    <w:p w14:paraId="5F553E28" w14:textId="77777777" w:rsidR="00816041" w:rsidRDefault="00816041" w:rsidP="006C4E20">
      <w:pPr>
        <w:spacing w:line="276" w:lineRule="auto"/>
        <w:jc w:val="both"/>
        <w:rPr>
          <w:rFonts w:ascii="Times New Roman" w:hAnsi="Times New Roman" w:cs="Times New Roman"/>
        </w:rPr>
      </w:pPr>
    </w:p>
    <w:p w14:paraId="63596996" w14:textId="77777777" w:rsidR="006C4E20" w:rsidRDefault="006C4E20" w:rsidP="00AD0A77">
      <w:pPr>
        <w:spacing w:line="276" w:lineRule="auto"/>
        <w:jc w:val="both"/>
        <w:rPr>
          <w:rFonts w:ascii="Times New Roman" w:hAnsi="Times New Roman" w:cs="Times New Roman"/>
        </w:rPr>
      </w:pPr>
    </w:p>
    <w:p w14:paraId="0529E6E7" w14:textId="10485257" w:rsidR="00BB77EC" w:rsidRDefault="00426509" w:rsidP="00AD0A77">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A310C51" wp14:editId="5864B451">
                <wp:simplePos x="0" y="0"/>
                <wp:positionH relativeFrom="column">
                  <wp:posOffset>773723</wp:posOffset>
                </wp:positionH>
                <wp:positionV relativeFrom="paragraph">
                  <wp:posOffset>8792</wp:posOffset>
                </wp:positionV>
                <wp:extent cx="1619641" cy="914400"/>
                <wp:effectExtent l="0" t="0" r="19050" b="19050"/>
                <wp:wrapNone/>
                <wp:docPr id="524918563" name="Rectangle: Rounded Corners 2"/>
                <wp:cNvGraphicFramePr/>
                <a:graphic xmlns:a="http://schemas.openxmlformats.org/drawingml/2006/main">
                  <a:graphicData uri="http://schemas.microsoft.com/office/word/2010/wordprocessingShape">
                    <wps:wsp>
                      <wps:cNvSpPr/>
                      <wps:spPr>
                        <a:xfrm>
                          <a:off x="0" y="0"/>
                          <a:ext cx="1619641" cy="9144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64DE99" id="Rectangle: Rounded Corners 2" o:spid="_x0000_s1026" style="position:absolute;margin-left:60.9pt;margin-top:.7pt;width:127.55pt;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" filled="f" strokecolor="#030e13 [484]" strokeweight="1pt">
                <v:stroke joinstyle="miter"/>
              </v:roundrect>
            </w:pict>
          </mc:Fallback>
        </mc:AlternateContent>
      </w:r>
      <w:r w:rsidR="007540E8" w:rsidRPr="00260753">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1ABEB550" wp14:editId="49C4D01B">
                <wp:simplePos x="0" y="0"/>
                <wp:positionH relativeFrom="column">
                  <wp:posOffset>892175</wp:posOffset>
                </wp:positionH>
                <wp:positionV relativeFrom="paragraph">
                  <wp:posOffset>93345</wp:posOffset>
                </wp:positionV>
                <wp:extent cx="1416050" cy="7270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727075"/>
                        </a:xfrm>
                        <a:prstGeom prst="rect">
                          <a:avLst/>
                        </a:prstGeom>
                        <a:solidFill>
                          <a:srgbClr val="FFFFFF"/>
                        </a:solidFill>
                        <a:ln w="9525">
                          <a:noFill/>
                          <a:miter lim="800000"/>
                          <a:headEnd/>
                          <a:tailEnd/>
                        </a:ln>
                      </wps:spPr>
                      <wps:txbx>
                        <w:txbxContent>
                          <w:p w14:paraId="50C656DD" w14:textId="3C7D140F" w:rsidR="00260753" w:rsidRPr="00426509" w:rsidRDefault="00260753" w:rsidP="00260753">
                            <w:pPr>
                              <w:jc w:val="center"/>
                              <w:rPr>
                                <w:rFonts w:ascii="Times New Roman" w:hAnsi="Times New Roman" w:cs="Times New Roman"/>
                                <w:sz w:val="20"/>
                                <w:szCs w:val="20"/>
                              </w:rPr>
                            </w:pPr>
                            <w:r w:rsidRPr="00426509">
                              <w:rPr>
                                <w:rFonts w:ascii="Times New Roman" w:hAnsi="Times New Roman" w:cs="Times New Roman"/>
                                <w:sz w:val="20"/>
                                <w:szCs w:val="20"/>
                              </w:rPr>
                              <w:t>Records identified from: Scopus database</w:t>
                            </w:r>
                          </w:p>
                          <w:p w14:paraId="0368CEBC" w14:textId="62D4C185" w:rsidR="00260753" w:rsidRPr="00426509" w:rsidRDefault="00260753" w:rsidP="00FA4995">
                            <w:pPr>
                              <w:jc w:val="center"/>
                              <w:rPr>
                                <w:rFonts w:ascii="Times New Roman" w:hAnsi="Times New Roman" w:cs="Times New Roman"/>
                                <w:sz w:val="20"/>
                                <w:szCs w:val="20"/>
                              </w:rPr>
                            </w:pPr>
                            <w:r w:rsidRPr="00426509">
                              <w:rPr>
                                <w:rFonts w:ascii="Times New Roman" w:hAnsi="Times New Roman" w:cs="Times New Roman"/>
                                <w:sz w:val="20"/>
                                <w:szCs w:val="20"/>
                              </w:rPr>
                              <w:t>(n=</w:t>
                            </w:r>
                            <w:r w:rsidR="00871AA2" w:rsidRPr="00426509">
                              <w:rPr>
                                <w:rFonts w:ascii="Times New Roman" w:hAnsi="Times New Roman" w:cs="Times New Roman"/>
                                <w:sz w:val="20"/>
                                <w:szCs w:val="20"/>
                              </w:rPr>
                              <w:t>536</w:t>
                            </w:r>
                            <w:r w:rsidRPr="00426509">
                              <w:rPr>
                                <w:rFonts w:ascii="Times New Roman" w:hAnsi="Times New Roman" w:cs="Times New Roman"/>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BEB550" id="_x0000_t202" coordsize="21600,21600" o:spt="202" path="m,l,21600r21600,l21600,xe">
                <v:stroke joinstyle="miter"/>
                <v:path gradientshapeok="t" o:connecttype="rect"/>
              </v:shapetype>
              <v:shape id="Text Box 2" o:spid="_x0000_s1026" type="#_x0000_t202" style="position:absolute;left:0;text-align:left;margin-left:70.25pt;margin-top:7.35pt;width:111.5pt;height:57.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" stroked="f">
                <v:textbox>
                  <w:txbxContent>
                    <w:p w14:paraId="50C656DD" w14:textId="3C7D140F" w:rsidR="00260753" w:rsidRPr="00426509" w:rsidRDefault="00260753" w:rsidP="00260753">
                      <w:pPr>
                        <w:jc w:val="center"/>
                        <w:rPr>
                          <w:rFonts w:ascii="Times New Roman" w:hAnsi="Times New Roman" w:cs="Times New Roman"/>
                          <w:sz w:val="20"/>
                          <w:szCs w:val="20"/>
                        </w:rPr>
                      </w:pPr>
                      <w:r w:rsidRPr="00426509">
                        <w:rPr>
                          <w:rFonts w:ascii="Times New Roman" w:hAnsi="Times New Roman" w:cs="Times New Roman"/>
                          <w:sz w:val="20"/>
                          <w:szCs w:val="20"/>
                        </w:rPr>
                        <w:t>Records identified from: Scopus database</w:t>
                      </w:r>
                    </w:p>
                    <w:p w14:paraId="0368CEBC" w14:textId="62D4C185" w:rsidR="00260753" w:rsidRPr="00426509" w:rsidRDefault="00260753" w:rsidP="00FA4995">
                      <w:pPr>
                        <w:jc w:val="center"/>
                        <w:rPr>
                          <w:rFonts w:ascii="Times New Roman" w:hAnsi="Times New Roman" w:cs="Times New Roman"/>
                          <w:sz w:val="20"/>
                          <w:szCs w:val="20"/>
                        </w:rPr>
                      </w:pPr>
                      <w:r w:rsidRPr="00426509">
                        <w:rPr>
                          <w:rFonts w:ascii="Times New Roman" w:hAnsi="Times New Roman" w:cs="Times New Roman"/>
                          <w:sz w:val="20"/>
                          <w:szCs w:val="20"/>
                        </w:rPr>
                        <w:t>(n=</w:t>
                      </w:r>
                      <w:r w:rsidR="00871AA2" w:rsidRPr="00426509">
                        <w:rPr>
                          <w:rFonts w:ascii="Times New Roman" w:hAnsi="Times New Roman" w:cs="Times New Roman"/>
                          <w:sz w:val="20"/>
                          <w:szCs w:val="20"/>
                        </w:rPr>
                        <w:t>536</w:t>
                      </w:r>
                      <w:r w:rsidRPr="00426509">
                        <w:rPr>
                          <w:rFonts w:ascii="Times New Roman" w:hAnsi="Times New Roman" w:cs="Times New Roman"/>
                          <w:sz w:val="20"/>
                          <w:szCs w:val="20"/>
                        </w:rPr>
                        <w:t>)</w:t>
                      </w:r>
                    </w:p>
                  </w:txbxContent>
                </v:textbox>
                <w10:wrap type="square"/>
              </v:shape>
            </w:pict>
          </mc:Fallback>
        </mc:AlternateContent>
      </w:r>
    </w:p>
    <w:p w14:paraId="6AFD3725" w14:textId="0D8C67FD" w:rsidR="00BB77EC" w:rsidRPr="00521CB1" w:rsidRDefault="00BB77EC" w:rsidP="00AD0A77">
      <w:pPr>
        <w:spacing w:line="276" w:lineRule="auto"/>
        <w:jc w:val="both"/>
        <w:rPr>
          <w:rFonts w:ascii="Times New Roman" w:hAnsi="Times New Roman" w:cs="Times New Roman"/>
        </w:rPr>
      </w:pPr>
    </w:p>
    <w:p w14:paraId="20EAFC38" w14:textId="3FABF13E" w:rsidR="00BB77EC" w:rsidRDefault="00BB77EC" w:rsidP="00DC5458">
      <w:pPr>
        <w:spacing w:line="276" w:lineRule="auto"/>
        <w:jc w:val="both"/>
        <w:rPr>
          <w:rFonts w:ascii="Times New Roman" w:hAnsi="Times New Roman" w:cs="Times New Roman"/>
        </w:rPr>
      </w:pPr>
    </w:p>
    <w:p w14:paraId="13B59D0B" w14:textId="6316106A" w:rsidR="00BB77EC" w:rsidRDefault="00DF477E" w:rsidP="00DC5458">
      <w:pPr>
        <w:spacing w:line="276" w:lineRule="auto"/>
        <w:jc w:val="both"/>
        <w:rPr>
          <w:rFonts w:ascii="Times New Roman" w:hAnsi="Times New Roman" w:cs="Times New Roman"/>
        </w:rPr>
      </w:pPr>
      <w:r w:rsidRPr="007540E8">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5F4D7033" wp14:editId="7C0CF21B">
                <wp:simplePos x="0" y="0"/>
                <wp:positionH relativeFrom="column">
                  <wp:posOffset>3920490</wp:posOffset>
                </wp:positionH>
                <wp:positionV relativeFrom="paragraph">
                  <wp:posOffset>187579</wp:posOffset>
                </wp:positionV>
                <wp:extent cx="1741170" cy="993140"/>
                <wp:effectExtent l="0" t="0" r="0" b="0"/>
                <wp:wrapSquare wrapText="bothSides"/>
                <wp:docPr id="1412744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70" cy="993140"/>
                        </a:xfrm>
                        <a:prstGeom prst="rect">
                          <a:avLst/>
                        </a:prstGeom>
                        <a:solidFill>
                          <a:srgbClr val="FFFFFF"/>
                        </a:solidFill>
                        <a:ln w="9525">
                          <a:noFill/>
                          <a:miter lim="800000"/>
                          <a:headEnd/>
                          <a:tailEnd/>
                        </a:ln>
                      </wps:spPr>
                      <wps:txbx>
                        <w:txbxContent>
                          <w:p w14:paraId="70BA308D" w14:textId="185B439A" w:rsidR="007540E8" w:rsidRPr="00426509" w:rsidRDefault="00F731FE"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Non-English (n=</w:t>
                            </w:r>
                            <w:r w:rsidR="00DF477E">
                              <w:rPr>
                                <w:rFonts w:ascii="Times New Roman" w:hAnsi="Times New Roman" w:cs="Times New Roman"/>
                                <w:sz w:val="20"/>
                                <w:szCs w:val="20"/>
                              </w:rPr>
                              <w:t>1</w:t>
                            </w:r>
                            <w:r w:rsidRPr="00426509">
                              <w:rPr>
                                <w:rFonts w:ascii="Times New Roman" w:hAnsi="Times New Roman" w:cs="Times New Roman"/>
                                <w:sz w:val="20"/>
                                <w:szCs w:val="20"/>
                              </w:rPr>
                              <w:t>)</w:t>
                            </w:r>
                          </w:p>
                          <w:p w14:paraId="12CFE300" w14:textId="003D1BF4" w:rsidR="007540E8" w:rsidRPr="00426509" w:rsidRDefault="007540E8"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Review paper</w:t>
                            </w:r>
                            <w:r w:rsidR="00F731FE" w:rsidRPr="00426509">
                              <w:rPr>
                                <w:rFonts w:ascii="Times New Roman" w:hAnsi="Times New Roman" w:cs="Times New Roman"/>
                                <w:sz w:val="20"/>
                                <w:szCs w:val="20"/>
                              </w:rPr>
                              <w:t xml:space="preserve"> (n=</w:t>
                            </w:r>
                            <w:r w:rsidR="00DF477E">
                              <w:rPr>
                                <w:rFonts w:ascii="Times New Roman" w:hAnsi="Times New Roman" w:cs="Times New Roman"/>
                                <w:sz w:val="20"/>
                                <w:szCs w:val="20"/>
                              </w:rPr>
                              <w:t>8</w:t>
                            </w:r>
                            <w:r w:rsidR="00F731FE" w:rsidRPr="00426509">
                              <w:rPr>
                                <w:rFonts w:ascii="Times New Roman" w:hAnsi="Times New Roman" w:cs="Times New Roman"/>
                                <w:sz w:val="20"/>
                                <w:szCs w:val="20"/>
                              </w:rPr>
                              <w:t>)</w:t>
                            </w:r>
                          </w:p>
                          <w:p w14:paraId="118B204C" w14:textId="43660B2D" w:rsidR="00F731FE" w:rsidRPr="00426509" w:rsidRDefault="00F731FE"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Book chapter (n=</w:t>
                            </w:r>
                            <w:r w:rsidR="00DF477E">
                              <w:rPr>
                                <w:rFonts w:ascii="Times New Roman" w:hAnsi="Times New Roman" w:cs="Times New Roman"/>
                                <w:sz w:val="20"/>
                                <w:szCs w:val="20"/>
                              </w:rPr>
                              <w:t>2</w:t>
                            </w:r>
                            <w:r w:rsidRPr="00426509">
                              <w:rPr>
                                <w:rFonts w:ascii="Times New Roman" w:hAnsi="Times New Roman" w:cs="Times New Roman"/>
                                <w:sz w:val="20"/>
                                <w:szCs w:val="20"/>
                              </w:rPr>
                              <w:t>)</w:t>
                            </w:r>
                          </w:p>
                          <w:p w14:paraId="2A58CC21" w14:textId="3CC78548" w:rsidR="007540E8" w:rsidRPr="00426509" w:rsidRDefault="00F731FE"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C</w:t>
                            </w:r>
                            <w:r w:rsidR="007540E8" w:rsidRPr="00426509">
                              <w:rPr>
                                <w:rFonts w:ascii="Times New Roman" w:hAnsi="Times New Roman" w:cs="Times New Roman"/>
                                <w:sz w:val="20"/>
                                <w:szCs w:val="20"/>
                              </w:rPr>
                              <w:t>onference</w:t>
                            </w:r>
                            <w:r w:rsidRPr="00426509">
                              <w:rPr>
                                <w:rFonts w:ascii="Times New Roman" w:hAnsi="Times New Roman" w:cs="Times New Roman"/>
                                <w:sz w:val="20"/>
                                <w:szCs w:val="20"/>
                              </w:rPr>
                              <w:t xml:space="preserve"> (n=</w:t>
                            </w:r>
                            <w:r w:rsidR="00DF477E">
                              <w:rPr>
                                <w:rFonts w:ascii="Times New Roman" w:hAnsi="Times New Roman" w:cs="Times New Roman"/>
                                <w:sz w:val="20"/>
                                <w:szCs w:val="20"/>
                              </w:rPr>
                              <w:t>0</w:t>
                            </w:r>
                            <w:r w:rsidRPr="00426509">
                              <w:rPr>
                                <w:rFonts w:ascii="Times New Roman" w:hAnsi="Times New Roman" w:cs="Times New Roman"/>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D7033" id="_x0000_s1027" type="#_x0000_t202" style="position:absolute;left:0;text-align:left;margin-left:308.7pt;margin-top:14.75pt;width:137.1pt;height:78.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" stroked="f">
                <v:textbox>
                  <w:txbxContent>
                    <w:p w14:paraId="70BA308D" w14:textId="185B439A" w:rsidR="007540E8" w:rsidRPr="00426509" w:rsidRDefault="00F731FE"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Non-English (n=</w:t>
                      </w:r>
                      <w:r w:rsidR="00DF477E">
                        <w:rPr>
                          <w:rFonts w:ascii="Times New Roman" w:hAnsi="Times New Roman" w:cs="Times New Roman"/>
                          <w:sz w:val="20"/>
                          <w:szCs w:val="20"/>
                        </w:rPr>
                        <w:t>1</w:t>
                      </w:r>
                      <w:r w:rsidRPr="00426509">
                        <w:rPr>
                          <w:rFonts w:ascii="Times New Roman" w:hAnsi="Times New Roman" w:cs="Times New Roman"/>
                          <w:sz w:val="20"/>
                          <w:szCs w:val="20"/>
                        </w:rPr>
                        <w:t>)</w:t>
                      </w:r>
                    </w:p>
                    <w:p w14:paraId="12CFE300" w14:textId="003D1BF4" w:rsidR="007540E8" w:rsidRPr="00426509" w:rsidRDefault="007540E8"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Review paper</w:t>
                      </w:r>
                      <w:r w:rsidR="00F731FE" w:rsidRPr="00426509">
                        <w:rPr>
                          <w:rFonts w:ascii="Times New Roman" w:hAnsi="Times New Roman" w:cs="Times New Roman"/>
                          <w:sz w:val="20"/>
                          <w:szCs w:val="20"/>
                        </w:rPr>
                        <w:t xml:space="preserve"> (n=</w:t>
                      </w:r>
                      <w:r w:rsidR="00DF477E">
                        <w:rPr>
                          <w:rFonts w:ascii="Times New Roman" w:hAnsi="Times New Roman" w:cs="Times New Roman"/>
                          <w:sz w:val="20"/>
                          <w:szCs w:val="20"/>
                        </w:rPr>
                        <w:t>8</w:t>
                      </w:r>
                      <w:r w:rsidR="00F731FE" w:rsidRPr="00426509">
                        <w:rPr>
                          <w:rFonts w:ascii="Times New Roman" w:hAnsi="Times New Roman" w:cs="Times New Roman"/>
                          <w:sz w:val="20"/>
                          <w:szCs w:val="20"/>
                        </w:rPr>
                        <w:t>)</w:t>
                      </w:r>
                    </w:p>
                    <w:p w14:paraId="118B204C" w14:textId="43660B2D" w:rsidR="00F731FE" w:rsidRPr="00426509" w:rsidRDefault="00F731FE"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Book chapter (n=</w:t>
                      </w:r>
                      <w:r w:rsidR="00DF477E">
                        <w:rPr>
                          <w:rFonts w:ascii="Times New Roman" w:hAnsi="Times New Roman" w:cs="Times New Roman"/>
                          <w:sz w:val="20"/>
                          <w:szCs w:val="20"/>
                        </w:rPr>
                        <w:t>2</w:t>
                      </w:r>
                      <w:r w:rsidRPr="00426509">
                        <w:rPr>
                          <w:rFonts w:ascii="Times New Roman" w:hAnsi="Times New Roman" w:cs="Times New Roman"/>
                          <w:sz w:val="20"/>
                          <w:szCs w:val="20"/>
                        </w:rPr>
                        <w:t>)</w:t>
                      </w:r>
                    </w:p>
                    <w:p w14:paraId="2A58CC21" w14:textId="3CC78548" w:rsidR="007540E8" w:rsidRPr="00426509" w:rsidRDefault="00F731FE" w:rsidP="00DD285B">
                      <w:pPr>
                        <w:spacing w:line="240" w:lineRule="auto"/>
                        <w:rPr>
                          <w:rFonts w:ascii="Times New Roman" w:hAnsi="Times New Roman" w:cs="Times New Roman"/>
                          <w:sz w:val="20"/>
                          <w:szCs w:val="20"/>
                        </w:rPr>
                      </w:pPr>
                      <w:r w:rsidRPr="00426509">
                        <w:rPr>
                          <w:rFonts w:ascii="Times New Roman" w:hAnsi="Times New Roman" w:cs="Times New Roman"/>
                          <w:sz w:val="20"/>
                          <w:szCs w:val="20"/>
                        </w:rPr>
                        <w:t>C</w:t>
                      </w:r>
                      <w:r w:rsidR="007540E8" w:rsidRPr="00426509">
                        <w:rPr>
                          <w:rFonts w:ascii="Times New Roman" w:hAnsi="Times New Roman" w:cs="Times New Roman"/>
                          <w:sz w:val="20"/>
                          <w:szCs w:val="20"/>
                        </w:rPr>
                        <w:t>onference</w:t>
                      </w:r>
                      <w:r w:rsidRPr="00426509">
                        <w:rPr>
                          <w:rFonts w:ascii="Times New Roman" w:hAnsi="Times New Roman" w:cs="Times New Roman"/>
                          <w:sz w:val="20"/>
                          <w:szCs w:val="20"/>
                        </w:rPr>
                        <w:t xml:space="preserve"> (n=</w:t>
                      </w:r>
                      <w:r w:rsidR="00DF477E">
                        <w:rPr>
                          <w:rFonts w:ascii="Times New Roman" w:hAnsi="Times New Roman" w:cs="Times New Roman"/>
                          <w:sz w:val="20"/>
                          <w:szCs w:val="20"/>
                        </w:rPr>
                        <w:t>0</w:t>
                      </w:r>
                      <w:r w:rsidRPr="00426509">
                        <w:rPr>
                          <w:rFonts w:ascii="Times New Roman" w:hAnsi="Times New Roman" w:cs="Times New Roman"/>
                          <w:sz w:val="20"/>
                          <w:szCs w:val="20"/>
                        </w:rPr>
                        <w:t>)</w:t>
                      </w:r>
                    </w:p>
                  </w:txbxContent>
                </v:textbox>
                <w10:wrap type="square"/>
              </v:shape>
            </w:pict>
          </mc:Fallback>
        </mc:AlternateContent>
      </w:r>
      <w:r w:rsidR="00DD285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7E9AEA1" wp14:editId="03B6ED9C">
                <wp:simplePos x="0" y="0"/>
                <wp:positionH relativeFrom="column">
                  <wp:posOffset>712177</wp:posOffset>
                </wp:positionH>
                <wp:positionV relativeFrom="paragraph">
                  <wp:posOffset>304018</wp:posOffset>
                </wp:positionV>
                <wp:extent cx="1682652" cy="633047"/>
                <wp:effectExtent l="0" t="0" r="13335" b="15240"/>
                <wp:wrapNone/>
                <wp:docPr id="1944361025" name="Rectangle: Rounded Corners 2"/>
                <wp:cNvGraphicFramePr/>
                <a:graphic xmlns:a="http://schemas.openxmlformats.org/drawingml/2006/main">
                  <a:graphicData uri="http://schemas.microsoft.com/office/word/2010/wordprocessingShape">
                    <wps:wsp>
                      <wps:cNvSpPr/>
                      <wps:spPr>
                        <a:xfrm>
                          <a:off x="0" y="0"/>
                          <a:ext cx="1682652" cy="633047"/>
                        </a:xfrm>
                        <a:prstGeom prst="round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398D63" id="Rectangle: Rounded Corners 2" o:spid="_x0000_s1026" style="position:absolute;margin-left:56.1pt;margin-top:23.95pt;width:132.5pt;height:4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" filled="f" strokecolor="#042433" strokeweight="1pt">
                <v:stroke joinstyle="miter"/>
              </v:roundrect>
            </w:pict>
          </mc:Fallback>
        </mc:AlternateContent>
      </w:r>
      <w:r w:rsidR="00DD285B">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213C3BB" wp14:editId="6F020184">
                <wp:simplePos x="0" y="0"/>
                <wp:positionH relativeFrom="margin">
                  <wp:posOffset>3807020</wp:posOffset>
                </wp:positionH>
                <wp:positionV relativeFrom="paragraph">
                  <wp:posOffset>145757</wp:posOffset>
                </wp:positionV>
                <wp:extent cx="1963420" cy="1116623"/>
                <wp:effectExtent l="0" t="0" r="17780" b="26670"/>
                <wp:wrapNone/>
                <wp:docPr id="1183605654" name="Rectangle: Rounded Corners 2"/>
                <wp:cNvGraphicFramePr/>
                <a:graphic xmlns:a="http://schemas.openxmlformats.org/drawingml/2006/main">
                  <a:graphicData uri="http://schemas.microsoft.com/office/word/2010/wordprocessingShape">
                    <wps:wsp>
                      <wps:cNvSpPr/>
                      <wps:spPr>
                        <a:xfrm>
                          <a:off x="0" y="0"/>
                          <a:ext cx="1963420" cy="1116623"/>
                        </a:xfrm>
                        <a:prstGeom prst="round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A7F3AA" id="Rectangle: Rounded Corners 2" o:spid="_x0000_s1026" style="position:absolute;margin-left:299.75pt;margin-top:11.5pt;width:154.6pt;height:87.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" filled="f" strokecolor="#042433" strokeweight="1pt">
                <v:stroke joinstyle="miter"/>
                <w10:wrap anchorx="margin"/>
              </v:roundrect>
            </w:pict>
          </mc:Fallback>
        </mc:AlternateContent>
      </w:r>
      <w:r w:rsidR="00426509">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05F2FDF0" wp14:editId="6480CE5E">
                <wp:simplePos x="0" y="0"/>
                <wp:positionH relativeFrom="column">
                  <wp:posOffset>1577615</wp:posOffset>
                </wp:positionH>
                <wp:positionV relativeFrom="paragraph">
                  <wp:posOffset>34290</wp:posOffset>
                </wp:positionV>
                <wp:extent cx="0" cy="248717"/>
                <wp:effectExtent l="76200" t="0" r="57150" b="56515"/>
                <wp:wrapNone/>
                <wp:docPr id="1416278292" name="Straight Arrow Connector 11"/>
                <wp:cNvGraphicFramePr/>
                <a:graphic xmlns:a="http://schemas.openxmlformats.org/drawingml/2006/main">
                  <a:graphicData uri="http://schemas.microsoft.com/office/word/2010/wordprocessingShape">
                    <wps:wsp>
                      <wps:cNvCnPr/>
                      <wps:spPr>
                        <a:xfrm>
                          <a:off x="0" y="0"/>
                          <a:ext cx="0" cy="2487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83DB370" id="_x0000_t32" coordsize="21600,21600" o:spt="32" o:oned="t" path="m,l21600,21600e" filled="f">
                <v:path arrowok="t" fillok="f" o:connecttype="none"/>
                <o:lock v:ext="edit" shapetype="t"/>
              </v:shapetype>
              <v:shape id="Straight Arrow Connector 11" o:spid="_x0000_s1026" type="#_x0000_t32" style="position:absolute;margin-left:124.2pt;margin-top:2.7pt;width:0;height:19.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xlgyAEAAP0DAAAOAAAAZHJzL2Uyb0RvYy54bWysU8uO1DAQvCPxD5bvTJIRYl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" strokecolor="black [3213]" strokeweight=".5pt">
                <v:stroke endarrow="block" joinstyle="miter"/>
              </v:shape>
            </w:pict>
          </mc:Fallback>
        </mc:AlternateContent>
      </w:r>
    </w:p>
    <w:p w14:paraId="62231B13" w14:textId="7AAB0697" w:rsidR="00BB77EC" w:rsidRDefault="00426509" w:rsidP="00DC5458">
      <w:pPr>
        <w:spacing w:line="276" w:lineRule="auto"/>
        <w:jc w:val="both"/>
        <w:rPr>
          <w:rFonts w:ascii="Times New Roman" w:hAnsi="Times New Roman" w:cs="Times New Roman"/>
        </w:rPr>
      </w:pPr>
      <w:r w:rsidRPr="00260753">
        <w:rPr>
          <w:rFonts w:ascii="Times New Roman" w:hAnsi="Times New Roman" w:cs="Times New Roman"/>
          <w:noProof/>
        </w:rPr>
        <mc:AlternateContent>
          <mc:Choice Requires="wps">
            <w:drawing>
              <wp:anchor distT="45720" distB="45720" distL="114300" distR="114300" simplePos="0" relativeHeight="251676672" behindDoc="0" locked="0" layoutInCell="1" allowOverlap="1" wp14:anchorId="4A95B6CA" wp14:editId="7A9BF0EE">
                <wp:simplePos x="0" y="0"/>
                <wp:positionH relativeFrom="column">
                  <wp:posOffset>791210</wp:posOffset>
                </wp:positionH>
                <wp:positionV relativeFrom="paragraph">
                  <wp:posOffset>71120</wp:posOffset>
                </wp:positionV>
                <wp:extent cx="1565910" cy="544830"/>
                <wp:effectExtent l="0" t="0" r="0" b="7620"/>
                <wp:wrapSquare wrapText="bothSides"/>
                <wp:docPr id="74884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544830"/>
                        </a:xfrm>
                        <a:prstGeom prst="rect">
                          <a:avLst/>
                        </a:prstGeom>
                        <a:solidFill>
                          <a:srgbClr val="FFFFFF"/>
                        </a:solidFill>
                        <a:ln w="9525">
                          <a:noFill/>
                          <a:miter lim="800000"/>
                          <a:headEnd/>
                          <a:tailEnd/>
                        </a:ln>
                      </wps:spPr>
                      <wps:txbx>
                        <w:txbxContent>
                          <w:p w14:paraId="637FCA1F" w14:textId="77777777" w:rsidR="00260753" w:rsidRPr="00426509" w:rsidRDefault="00260753">
                            <w:pPr>
                              <w:rPr>
                                <w:rFonts w:ascii="Times New Roman" w:hAnsi="Times New Roman" w:cs="Times New Roman"/>
                                <w:sz w:val="20"/>
                                <w:szCs w:val="20"/>
                              </w:rPr>
                            </w:pPr>
                            <w:r w:rsidRPr="00426509">
                              <w:rPr>
                                <w:rFonts w:ascii="Times New Roman" w:hAnsi="Times New Roman" w:cs="Times New Roman"/>
                                <w:sz w:val="20"/>
                                <w:szCs w:val="20"/>
                              </w:rPr>
                              <w:t xml:space="preserve">Papers included in review </w:t>
                            </w:r>
                          </w:p>
                          <w:p w14:paraId="3975587A" w14:textId="4103724E" w:rsidR="00260753" w:rsidRPr="00386912" w:rsidRDefault="00260753" w:rsidP="00FA4995">
                            <w:pPr>
                              <w:jc w:val="center"/>
                              <w:rPr>
                                <w:rFonts w:ascii="Times New Roman" w:hAnsi="Times New Roman" w:cs="Times New Roman"/>
                                <w:sz w:val="20"/>
                                <w:szCs w:val="20"/>
                              </w:rPr>
                            </w:pPr>
                            <w:r w:rsidRPr="00386912">
                              <w:rPr>
                                <w:rFonts w:ascii="Times New Roman" w:hAnsi="Times New Roman" w:cs="Times New Roman"/>
                                <w:sz w:val="20"/>
                                <w:szCs w:val="20"/>
                              </w:rPr>
                              <w:t>(n=</w:t>
                            </w:r>
                            <w:r w:rsidR="00DB1A4C">
                              <w:rPr>
                                <w:rFonts w:ascii="Times New Roman" w:hAnsi="Times New Roman" w:cs="Times New Roman"/>
                                <w:sz w:val="20"/>
                                <w:szCs w:val="20"/>
                              </w:rPr>
                              <w:t>8</w:t>
                            </w:r>
                            <w:r w:rsidR="00EA71E6">
                              <w:rPr>
                                <w:rFonts w:ascii="Times New Roman" w:hAnsi="Times New Roman" w:cs="Times New Roman"/>
                                <w:sz w:val="20"/>
                                <w:szCs w:val="20"/>
                              </w:rPr>
                              <w:t>8</w:t>
                            </w:r>
                            <w:r w:rsidRPr="00386912">
                              <w:rPr>
                                <w:rFonts w:ascii="Times New Roman" w:hAnsi="Times New Roman" w:cs="Times New Roman"/>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5B6CA" id="_x0000_s1028" type="#_x0000_t202" style="position:absolute;left:0;text-align:left;margin-left:62.3pt;margin-top:5.6pt;width:123.3pt;height:42.9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" stroked="f">
                <v:textbox>
                  <w:txbxContent>
                    <w:p w14:paraId="637FCA1F" w14:textId="77777777" w:rsidR="00260753" w:rsidRPr="00426509" w:rsidRDefault="00260753">
                      <w:pPr>
                        <w:rPr>
                          <w:rFonts w:ascii="Times New Roman" w:hAnsi="Times New Roman" w:cs="Times New Roman"/>
                          <w:sz w:val="20"/>
                          <w:szCs w:val="20"/>
                        </w:rPr>
                      </w:pPr>
                      <w:r w:rsidRPr="00426509">
                        <w:rPr>
                          <w:rFonts w:ascii="Times New Roman" w:hAnsi="Times New Roman" w:cs="Times New Roman"/>
                          <w:sz w:val="20"/>
                          <w:szCs w:val="20"/>
                        </w:rPr>
                        <w:t xml:space="preserve">Papers included in review </w:t>
                      </w:r>
                    </w:p>
                    <w:p w14:paraId="3975587A" w14:textId="4103724E" w:rsidR="00260753" w:rsidRPr="00386912" w:rsidRDefault="00260753" w:rsidP="00FA4995">
                      <w:pPr>
                        <w:jc w:val="center"/>
                        <w:rPr>
                          <w:rFonts w:ascii="Times New Roman" w:hAnsi="Times New Roman" w:cs="Times New Roman"/>
                          <w:sz w:val="20"/>
                          <w:szCs w:val="20"/>
                        </w:rPr>
                      </w:pPr>
                      <w:r w:rsidRPr="00386912">
                        <w:rPr>
                          <w:rFonts w:ascii="Times New Roman" w:hAnsi="Times New Roman" w:cs="Times New Roman"/>
                          <w:sz w:val="20"/>
                          <w:szCs w:val="20"/>
                        </w:rPr>
                        <w:t>(n=</w:t>
                      </w:r>
                      <w:r w:rsidR="00DB1A4C">
                        <w:rPr>
                          <w:rFonts w:ascii="Times New Roman" w:hAnsi="Times New Roman" w:cs="Times New Roman"/>
                          <w:sz w:val="20"/>
                          <w:szCs w:val="20"/>
                        </w:rPr>
                        <w:t>8</w:t>
                      </w:r>
                      <w:r w:rsidR="00EA71E6">
                        <w:rPr>
                          <w:rFonts w:ascii="Times New Roman" w:hAnsi="Times New Roman" w:cs="Times New Roman"/>
                          <w:sz w:val="20"/>
                          <w:szCs w:val="20"/>
                        </w:rPr>
                        <w:t>8</w:t>
                      </w:r>
                      <w:r w:rsidRPr="00386912">
                        <w:rPr>
                          <w:rFonts w:ascii="Times New Roman" w:hAnsi="Times New Roman" w:cs="Times New Roman"/>
                          <w:sz w:val="20"/>
                          <w:szCs w:val="20"/>
                        </w:rPr>
                        <w:t>)</w:t>
                      </w:r>
                    </w:p>
                  </w:txbxContent>
                </v:textbox>
                <w10:wrap type="square"/>
              </v:shape>
            </w:pict>
          </mc:Fallback>
        </mc:AlternateContent>
      </w:r>
    </w:p>
    <w:p w14:paraId="1FDD7B9B" w14:textId="7CE8B7AC" w:rsidR="00BB77EC" w:rsidRDefault="007540E8" w:rsidP="00DC5458">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04860EC" wp14:editId="0073DB9E">
                <wp:simplePos x="0" y="0"/>
                <wp:positionH relativeFrom="margin">
                  <wp:posOffset>2463221</wp:posOffset>
                </wp:positionH>
                <wp:positionV relativeFrom="paragraph">
                  <wp:posOffset>88845</wp:posOffset>
                </wp:positionV>
                <wp:extent cx="1309816" cy="8238"/>
                <wp:effectExtent l="0" t="76200" r="24130" b="87630"/>
                <wp:wrapNone/>
                <wp:docPr id="305396096" name="Straight Arrow Connector 3"/>
                <wp:cNvGraphicFramePr/>
                <a:graphic xmlns:a="http://schemas.openxmlformats.org/drawingml/2006/main">
                  <a:graphicData uri="http://schemas.microsoft.com/office/word/2010/wordprocessingShape">
                    <wps:wsp>
                      <wps:cNvCnPr/>
                      <wps:spPr>
                        <a:xfrm flipV="1">
                          <a:off x="0" y="0"/>
                          <a:ext cx="1309816" cy="82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7B9FEF" id="Straight Arrow Connector 3" o:spid="_x0000_s1026" type="#_x0000_t32" style="position:absolute;margin-left:193.95pt;margin-top:7pt;width:103.15pt;height:.65pt;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" strokecolor="black [3213]" strokeweight=".5pt">
                <v:stroke endarrow="block" joinstyle="miter"/>
                <w10:wrap anchorx="margin"/>
              </v:shape>
            </w:pict>
          </mc:Fallback>
        </mc:AlternateContent>
      </w:r>
    </w:p>
    <w:p w14:paraId="5BF2CD93" w14:textId="64AC35FA" w:rsidR="00BB77EC" w:rsidRDefault="00E7095D" w:rsidP="00DC5458">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D9F9974" wp14:editId="697BB1C9">
                <wp:simplePos x="0" y="0"/>
                <wp:positionH relativeFrom="column">
                  <wp:posOffset>1579685</wp:posOffset>
                </wp:positionH>
                <wp:positionV relativeFrom="paragraph">
                  <wp:posOffset>98083</wp:posOffset>
                </wp:positionV>
                <wp:extent cx="0" cy="422031"/>
                <wp:effectExtent l="76200" t="0" r="57150" b="54610"/>
                <wp:wrapNone/>
                <wp:docPr id="884183969" name="Straight Arrow Connector 14"/>
                <wp:cNvGraphicFramePr/>
                <a:graphic xmlns:a="http://schemas.openxmlformats.org/drawingml/2006/main">
                  <a:graphicData uri="http://schemas.microsoft.com/office/word/2010/wordprocessingShape">
                    <wps:wsp>
                      <wps:cNvCnPr/>
                      <wps:spPr>
                        <a:xfrm>
                          <a:off x="0" y="0"/>
                          <a:ext cx="0" cy="4220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4044FB" id="Straight Arrow Connector 14" o:spid="_x0000_s1026" type="#_x0000_t32" style="position:absolute;margin-left:124.4pt;margin-top:7.7pt;width:0;height:33.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" strokecolor="black [3213]" strokeweight=".5pt">
                <v:stroke endarrow="block" joinstyle="miter"/>
              </v:shape>
            </w:pict>
          </mc:Fallback>
        </mc:AlternateContent>
      </w:r>
    </w:p>
    <w:p w14:paraId="22894261" w14:textId="54338EDA" w:rsidR="00260753" w:rsidRDefault="00D316A1" w:rsidP="00DC5458">
      <w:pPr>
        <w:spacing w:line="276" w:lineRule="auto"/>
        <w:jc w:val="both"/>
        <w:rPr>
          <w:rFonts w:ascii="Times New Roman" w:hAnsi="Times New Roman" w:cs="Times New Roman"/>
        </w:rPr>
      </w:pPr>
      <w:r w:rsidRPr="00DD285B">
        <w:rPr>
          <w:rFonts w:ascii="Times New Roman" w:hAnsi="Times New Roman" w:cs="Times New Roman"/>
          <w:noProof/>
        </w:rPr>
        <mc:AlternateContent>
          <mc:Choice Requires="wps">
            <w:drawing>
              <wp:anchor distT="45720" distB="45720" distL="114300" distR="114300" simplePos="0" relativeHeight="251686912" behindDoc="0" locked="0" layoutInCell="1" allowOverlap="1" wp14:anchorId="3065FEA8" wp14:editId="7E95EA65">
                <wp:simplePos x="0" y="0"/>
                <wp:positionH relativeFrom="column">
                  <wp:posOffset>3903345</wp:posOffset>
                </wp:positionH>
                <wp:positionV relativeFrom="paragraph">
                  <wp:posOffset>163733</wp:posOffset>
                </wp:positionV>
                <wp:extent cx="1714500" cy="1019810"/>
                <wp:effectExtent l="0" t="0" r="19050" b="27940"/>
                <wp:wrapSquare wrapText="bothSides"/>
                <wp:docPr id="968808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019810"/>
                        </a:xfrm>
                        <a:prstGeom prst="rect">
                          <a:avLst/>
                        </a:prstGeom>
                        <a:solidFill>
                          <a:srgbClr val="FFFFFF"/>
                        </a:solidFill>
                        <a:ln w="9525">
                          <a:solidFill>
                            <a:schemeClr val="bg1"/>
                          </a:solidFill>
                          <a:miter lim="800000"/>
                          <a:headEnd/>
                          <a:tailEnd/>
                        </a:ln>
                      </wps:spPr>
                      <wps:txbx>
                        <w:txbxContent>
                          <w:p w14:paraId="0690E96B" w14:textId="6509D7B7"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Genetic advancement=35%</w:t>
                            </w:r>
                          </w:p>
                          <w:p w14:paraId="77E07270" w14:textId="7ABDCAC7"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Management Practices=40%</w:t>
                            </w:r>
                          </w:p>
                          <w:p w14:paraId="08D47451" w14:textId="650A1DDD"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Environmental effect=20%</w:t>
                            </w:r>
                          </w:p>
                          <w:p w14:paraId="0ECF6EB3" w14:textId="2D1A0A61"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Other factor contribution=5%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5FEA8" id="_x0000_s1029" type="#_x0000_t202" style="position:absolute;left:0;text-align:left;margin-left:307.35pt;margin-top:12.9pt;width:135pt;height:80.3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" strokecolor="white [3212]">
                <v:textbox>
                  <w:txbxContent>
                    <w:p w14:paraId="0690E96B" w14:textId="6509D7B7"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Genetic advancement=35%</w:t>
                      </w:r>
                    </w:p>
                    <w:p w14:paraId="77E07270" w14:textId="7ABDCAC7"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Management Practices=40%</w:t>
                      </w:r>
                    </w:p>
                    <w:p w14:paraId="08D47451" w14:textId="650A1DDD"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Environmental effect=20%</w:t>
                      </w:r>
                    </w:p>
                    <w:p w14:paraId="0ECF6EB3" w14:textId="2D1A0A61" w:rsidR="00DD285B" w:rsidRPr="00DD285B" w:rsidRDefault="00DD285B" w:rsidP="00DD285B">
                      <w:pPr>
                        <w:spacing w:line="240" w:lineRule="auto"/>
                        <w:rPr>
                          <w:rFonts w:ascii="Times New Roman" w:hAnsi="Times New Roman" w:cs="Times New Roman"/>
                          <w:sz w:val="20"/>
                          <w:szCs w:val="20"/>
                        </w:rPr>
                      </w:pPr>
                      <w:r w:rsidRPr="00DD285B">
                        <w:rPr>
                          <w:rFonts w:ascii="Times New Roman" w:hAnsi="Times New Roman" w:cs="Times New Roman"/>
                          <w:sz w:val="20"/>
                          <w:szCs w:val="20"/>
                        </w:rPr>
                        <w:t>Other factor contribution=5%</w:t>
                      </w: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C404F11" wp14:editId="4A98DA52">
                <wp:simplePos x="0" y="0"/>
                <wp:positionH relativeFrom="margin">
                  <wp:posOffset>3814982</wp:posOffset>
                </wp:positionH>
                <wp:positionV relativeFrom="paragraph">
                  <wp:posOffset>84357</wp:posOffset>
                </wp:positionV>
                <wp:extent cx="1919458" cy="1143000"/>
                <wp:effectExtent l="0" t="0" r="24130" b="19050"/>
                <wp:wrapNone/>
                <wp:docPr id="1297615074" name="Rectangle: Rounded Corners 2"/>
                <wp:cNvGraphicFramePr/>
                <a:graphic xmlns:a="http://schemas.openxmlformats.org/drawingml/2006/main">
                  <a:graphicData uri="http://schemas.microsoft.com/office/word/2010/wordprocessingShape">
                    <wps:wsp>
                      <wps:cNvSpPr/>
                      <wps:spPr>
                        <a:xfrm>
                          <a:off x="0" y="0"/>
                          <a:ext cx="1919458" cy="1143000"/>
                        </a:xfrm>
                        <a:prstGeom prst="round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7D21AE" id="Rectangle: Rounded Corners 2" o:spid="_x0000_s1026" style="position:absolute;margin-left:300.4pt;margin-top:6.65pt;width:151.15pt;height:90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" filled="f" strokecolor="#042433" strokeweight="1pt">
                <v:stroke joinstyle="miter"/>
                <w10:wrap anchorx="margin"/>
              </v:roundrect>
            </w:pict>
          </mc:Fallback>
        </mc:AlternateContent>
      </w:r>
      <w:r w:rsidR="00C613EA" w:rsidRPr="00260753">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361B7589" wp14:editId="67F7F12A">
                <wp:simplePos x="0" y="0"/>
                <wp:positionH relativeFrom="column">
                  <wp:posOffset>887632</wp:posOffset>
                </wp:positionH>
                <wp:positionV relativeFrom="paragraph">
                  <wp:posOffset>286727</wp:posOffset>
                </wp:positionV>
                <wp:extent cx="1382395" cy="465455"/>
                <wp:effectExtent l="0" t="0" r="8255" b="0"/>
                <wp:wrapSquare wrapText="bothSides"/>
                <wp:docPr id="1089170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2395" cy="465455"/>
                        </a:xfrm>
                        <a:prstGeom prst="rect">
                          <a:avLst/>
                        </a:prstGeom>
                        <a:solidFill>
                          <a:srgbClr val="FFFFFF"/>
                        </a:solidFill>
                        <a:ln w="9525">
                          <a:noFill/>
                          <a:miter lim="800000"/>
                          <a:headEnd/>
                          <a:tailEnd/>
                        </a:ln>
                      </wps:spPr>
                      <wps:txbx>
                        <w:txbxContent>
                          <w:p w14:paraId="60927D9B" w14:textId="2C3632FF" w:rsidR="00260753" w:rsidRPr="00426509" w:rsidRDefault="00260753" w:rsidP="00FA4995">
                            <w:pPr>
                              <w:jc w:val="center"/>
                              <w:rPr>
                                <w:rFonts w:ascii="Times New Roman" w:hAnsi="Times New Roman" w:cs="Times New Roman"/>
                                <w:sz w:val="20"/>
                                <w:szCs w:val="20"/>
                              </w:rPr>
                            </w:pPr>
                            <w:r w:rsidRPr="00426509">
                              <w:rPr>
                                <w:rFonts w:ascii="Times New Roman" w:hAnsi="Times New Roman" w:cs="Times New Roman"/>
                                <w:sz w:val="20"/>
                                <w:szCs w:val="20"/>
                              </w:rPr>
                              <w:t>Papers included in meta-analysis</w:t>
                            </w:r>
                            <w:r w:rsidR="00C613EA">
                              <w:rPr>
                                <w:rFonts w:ascii="Times New Roman" w:hAnsi="Times New Roman" w:cs="Times New Roman"/>
                                <w:sz w:val="20"/>
                                <w:szCs w:val="20"/>
                              </w:rPr>
                              <w:t xml:space="preserve"> </w:t>
                            </w:r>
                            <w:r w:rsidRPr="00426509">
                              <w:rPr>
                                <w:rFonts w:ascii="Times New Roman" w:hAnsi="Times New Roman" w:cs="Times New Roman"/>
                                <w:sz w:val="20"/>
                                <w:szCs w:val="20"/>
                              </w:rPr>
                              <w:t>(n=</w:t>
                            </w:r>
                            <w:r w:rsidR="00B23ACC" w:rsidRPr="00426509">
                              <w:rPr>
                                <w:rFonts w:ascii="Times New Roman" w:hAnsi="Times New Roman" w:cs="Times New Roman"/>
                                <w:sz w:val="20"/>
                                <w:szCs w:val="20"/>
                              </w:rPr>
                              <w:t>4</w:t>
                            </w:r>
                            <w:r w:rsidR="008D401B">
                              <w:rPr>
                                <w:rFonts w:ascii="Times New Roman" w:hAnsi="Times New Roman" w:cs="Times New Roman"/>
                                <w:sz w:val="20"/>
                                <w:szCs w:val="20"/>
                              </w:rPr>
                              <w:t>9</w:t>
                            </w:r>
                            <w:r w:rsidRPr="00426509">
                              <w:rPr>
                                <w:rFonts w:ascii="Times New Roman" w:hAnsi="Times New Roman" w:cs="Times New Roman"/>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B7589" id="_x0000_s1030" type="#_x0000_t202" style="position:absolute;left:0;text-align:left;margin-left:69.9pt;margin-top:22.6pt;width:108.85pt;height:36.6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" stroked="f">
                <v:textbox>
                  <w:txbxContent>
                    <w:p w14:paraId="60927D9B" w14:textId="2C3632FF" w:rsidR="00260753" w:rsidRPr="00426509" w:rsidRDefault="00260753" w:rsidP="00FA4995">
                      <w:pPr>
                        <w:jc w:val="center"/>
                        <w:rPr>
                          <w:rFonts w:ascii="Times New Roman" w:hAnsi="Times New Roman" w:cs="Times New Roman"/>
                          <w:sz w:val="20"/>
                          <w:szCs w:val="20"/>
                        </w:rPr>
                      </w:pPr>
                      <w:r w:rsidRPr="00426509">
                        <w:rPr>
                          <w:rFonts w:ascii="Times New Roman" w:hAnsi="Times New Roman" w:cs="Times New Roman"/>
                          <w:sz w:val="20"/>
                          <w:szCs w:val="20"/>
                        </w:rPr>
                        <w:t>Papers included in meta-analysis</w:t>
                      </w:r>
                      <w:r w:rsidR="00C613EA">
                        <w:rPr>
                          <w:rFonts w:ascii="Times New Roman" w:hAnsi="Times New Roman" w:cs="Times New Roman"/>
                          <w:sz w:val="20"/>
                          <w:szCs w:val="20"/>
                        </w:rPr>
                        <w:t xml:space="preserve"> </w:t>
                      </w:r>
                      <w:r w:rsidRPr="00426509">
                        <w:rPr>
                          <w:rFonts w:ascii="Times New Roman" w:hAnsi="Times New Roman" w:cs="Times New Roman"/>
                          <w:sz w:val="20"/>
                          <w:szCs w:val="20"/>
                        </w:rPr>
                        <w:t>(n=</w:t>
                      </w:r>
                      <w:r w:rsidR="00B23ACC" w:rsidRPr="00426509">
                        <w:rPr>
                          <w:rFonts w:ascii="Times New Roman" w:hAnsi="Times New Roman" w:cs="Times New Roman"/>
                          <w:sz w:val="20"/>
                          <w:szCs w:val="20"/>
                        </w:rPr>
                        <w:t>4</w:t>
                      </w:r>
                      <w:r w:rsidR="008D401B">
                        <w:rPr>
                          <w:rFonts w:ascii="Times New Roman" w:hAnsi="Times New Roman" w:cs="Times New Roman"/>
                          <w:sz w:val="20"/>
                          <w:szCs w:val="20"/>
                        </w:rPr>
                        <w:t>9</w:t>
                      </w:r>
                      <w:r w:rsidRPr="00426509">
                        <w:rPr>
                          <w:rFonts w:ascii="Times New Roman" w:hAnsi="Times New Roman" w:cs="Times New Roman"/>
                          <w:sz w:val="20"/>
                          <w:szCs w:val="20"/>
                        </w:rPr>
                        <w:t>)</w:t>
                      </w:r>
                    </w:p>
                  </w:txbxContent>
                </v:textbox>
                <w10:wrap type="square"/>
              </v:shape>
            </w:pict>
          </mc:Fallback>
        </mc:AlternateContent>
      </w:r>
      <w:r w:rsidR="00C613E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E0A00B8" wp14:editId="3C6F3B38">
                <wp:simplePos x="0" y="0"/>
                <wp:positionH relativeFrom="column">
                  <wp:posOffset>729615</wp:posOffset>
                </wp:positionH>
                <wp:positionV relativeFrom="paragraph">
                  <wp:posOffset>260057</wp:posOffset>
                </wp:positionV>
                <wp:extent cx="1665605" cy="501162"/>
                <wp:effectExtent l="0" t="0" r="10795" b="13335"/>
                <wp:wrapNone/>
                <wp:docPr id="1624766269" name="Rectangle: Rounded Corners 2"/>
                <wp:cNvGraphicFramePr/>
                <a:graphic xmlns:a="http://schemas.openxmlformats.org/drawingml/2006/main">
                  <a:graphicData uri="http://schemas.microsoft.com/office/word/2010/wordprocessingShape">
                    <wps:wsp>
                      <wps:cNvSpPr/>
                      <wps:spPr>
                        <a:xfrm>
                          <a:off x="0" y="0"/>
                          <a:ext cx="1665605" cy="501162"/>
                        </a:xfrm>
                        <a:prstGeom prst="round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F24412" id="Rectangle: Rounded Corners 2" o:spid="_x0000_s1026" style="position:absolute;margin-left:57.45pt;margin-top:20.5pt;width:131.15pt;height:3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" filled="f" strokecolor="#042433" strokeweight="1pt">
                <v:stroke joinstyle="miter"/>
              </v:roundrect>
            </w:pict>
          </mc:Fallback>
        </mc:AlternateContent>
      </w:r>
    </w:p>
    <w:p w14:paraId="59935753" w14:textId="380054AE" w:rsidR="00260753" w:rsidRDefault="00426509" w:rsidP="00DC5458">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1CC674F1" wp14:editId="69D3BC43">
                <wp:simplePos x="0" y="0"/>
                <wp:positionH relativeFrom="column">
                  <wp:posOffset>2465070</wp:posOffset>
                </wp:positionH>
                <wp:positionV relativeFrom="paragraph">
                  <wp:posOffset>226744</wp:posOffset>
                </wp:positionV>
                <wp:extent cx="1287476" cy="7315"/>
                <wp:effectExtent l="0" t="57150" r="27305" b="88265"/>
                <wp:wrapNone/>
                <wp:docPr id="1750422699" name="Straight Arrow Connector 12"/>
                <wp:cNvGraphicFramePr/>
                <a:graphic xmlns:a="http://schemas.openxmlformats.org/drawingml/2006/main">
                  <a:graphicData uri="http://schemas.microsoft.com/office/word/2010/wordprocessingShape">
                    <wps:wsp>
                      <wps:cNvCnPr/>
                      <wps:spPr>
                        <a:xfrm>
                          <a:off x="0" y="0"/>
                          <a:ext cx="1287476" cy="7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CBC681" id="Straight Arrow Connector 12" o:spid="_x0000_s1026" type="#_x0000_t32" style="position:absolute;margin-left:194.1pt;margin-top:17.85pt;width:101.4pt;height:.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" strokecolor="black [3213]" strokeweight=".5pt">
                <v:stroke endarrow="block" joinstyle="miter"/>
              </v:shape>
            </w:pict>
          </mc:Fallback>
        </mc:AlternateContent>
      </w:r>
    </w:p>
    <w:p w14:paraId="01E427CF" w14:textId="2D7C5C92" w:rsidR="00260753" w:rsidRDefault="00260753" w:rsidP="00DC5458">
      <w:pPr>
        <w:spacing w:line="276" w:lineRule="auto"/>
        <w:jc w:val="both"/>
        <w:rPr>
          <w:rFonts w:ascii="Times New Roman" w:hAnsi="Times New Roman" w:cs="Times New Roman"/>
        </w:rPr>
      </w:pPr>
    </w:p>
    <w:p w14:paraId="4292C334" w14:textId="77777777" w:rsidR="00DD285B" w:rsidRDefault="00DD285B" w:rsidP="00426509">
      <w:pPr>
        <w:spacing w:line="276" w:lineRule="auto"/>
        <w:jc w:val="center"/>
        <w:rPr>
          <w:rFonts w:ascii="Times New Roman" w:hAnsi="Times New Roman" w:cs="Times New Roman"/>
          <w:b/>
          <w:bCs/>
          <w:sz w:val="20"/>
          <w:szCs w:val="20"/>
        </w:rPr>
      </w:pPr>
    </w:p>
    <w:p w14:paraId="2AA29979" w14:textId="77777777" w:rsidR="00735303" w:rsidRDefault="00426509" w:rsidP="00735303">
      <w:pPr>
        <w:spacing w:line="240" w:lineRule="auto"/>
        <w:rPr>
          <w:rFonts w:ascii="Times New Roman" w:hAnsi="Times New Roman" w:cs="Times New Roman"/>
          <w:b/>
          <w:bCs/>
          <w:sz w:val="20"/>
          <w:szCs w:val="20"/>
        </w:rPr>
      </w:pPr>
      <w:r w:rsidRPr="00426509">
        <w:rPr>
          <w:rFonts w:ascii="Times New Roman" w:hAnsi="Times New Roman" w:cs="Times New Roman"/>
          <w:b/>
          <w:bCs/>
          <w:sz w:val="20"/>
          <w:szCs w:val="20"/>
        </w:rPr>
        <w:t>Figure 1</w:t>
      </w:r>
      <w:r w:rsidR="00735303">
        <w:rPr>
          <w:rFonts w:ascii="Times New Roman" w:hAnsi="Times New Roman" w:cs="Times New Roman"/>
          <w:b/>
          <w:bCs/>
          <w:sz w:val="20"/>
          <w:szCs w:val="20"/>
        </w:rPr>
        <w:t xml:space="preserve"> </w:t>
      </w:r>
    </w:p>
    <w:p w14:paraId="5B8FC48A" w14:textId="1351226E" w:rsidR="00260753" w:rsidRDefault="00386912" w:rsidP="00735303">
      <w:pPr>
        <w:spacing w:line="240" w:lineRule="auto"/>
        <w:rPr>
          <w:rFonts w:ascii="Times New Roman" w:hAnsi="Times New Roman" w:cs="Times New Roman"/>
          <w:sz w:val="20"/>
          <w:szCs w:val="20"/>
        </w:rPr>
      </w:pPr>
      <w:r w:rsidRPr="00735303">
        <w:rPr>
          <w:rFonts w:ascii="Times New Roman" w:hAnsi="Times New Roman" w:cs="Times New Roman"/>
          <w:sz w:val="20"/>
          <w:szCs w:val="20"/>
        </w:rPr>
        <w:t xml:space="preserve">Diagram </w:t>
      </w:r>
      <w:r w:rsidR="00426509" w:rsidRPr="00735303">
        <w:rPr>
          <w:rFonts w:ascii="Times New Roman" w:hAnsi="Times New Roman" w:cs="Times New Roman"/>
          <w:sz w:val="20"/>
          <w:szCs w:val="20"/>
        </w:rPr>
        <w:t>detailing the screening and exclusion criteria after a keywords search</w:t>
      </w:r>
    </w:p>
    <w:p w14:paraId="4ADE96E3" w14:textId="77777777" w:rsidR="00BE48BA" w:rsidRPr="00A26446" w:rsidRDefault="00BE48BA" w:rsidP="001532E1">
      <w:pPr>
        <w:spacing w:line="276" w:lineRule="auto"/>
        <w:jc w:val="both"/>
        <w:rPr>
          <w:rFonts w:ascii="Times New Roman" w:hAnsi="Times New Roman" w:cs="Times New Roman"/>
        </w:rPr>
      </w:pPr>
    </w:p>
    <w:p w14:paraId="1AF97D20" w14:textId="73576283" w:rsidR="003B397A" w:rsidRPr="007F0859" w:rsidRDefault="00D46113" w:rsidP="003B397A">
      <w:pPr>
        <w:spacing w:line="276" w:lineRule="auto"/>
        <w:jc w:val="center"/>
        <w:rPr>
          <w:rFonts w:ascii="Times New Roman" w:hAnsi="Times New Roman" w:cs="Times New Roman"/>
        </w:rPr>
      </w:pPr>
      <w:r>
        <w:rPr>
          <w:noProof/>
        </w:rPr>
        <w:lastRenderedPageBreak/>
        <w:drawing>
          <wp:inline distT="0" distB="0" distL="0" distR="0" wp14:anchorId="7A15764A" wp14:editId="55886417">
            <wp:extent cx="6009733" cy="3256633"/>
            <wp:effectExtent l="0" t="0" r="0" b="1270"/>
            <wp:docPr id="1292288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7994" cy="3309880"/>
                    </a:xfrm>
                    <a:prstGeom prst="rect">
                      <a:avLst/>
                    </a:prstGeom>
                    <a:noFill/>
                    <a:ln>
                      <a:noFill/>
                    </a:ln>
                  </pic:spPr>
                </pic:pic>
              </a:graphicData>
            </a:graphic>
          </wp:inline>
        </w:drawing>
      </w:r>
    </w:p>
    <w:p w14:paraId="44C69C1A" w14:textId="77777777" w:rsidR="00735303" w:rsidRDefault="003B397A" w:rsidP="00735303">
      <w:pPr>
        <w:spacing w:line="240" w:lineRule="auto"/>
        <w:jc w:val="both"/>
        <w:rPr>
          <w:rFonts w:ascii="Times New Roman" w:hAnsi="Times New Roman" w:cs="Times New Roman"/>
          <w:b/>
          <w:bCs/>
          <w:sz w:val="22"/>
          <w:szCs w:val="22"/>
        </w:rPr>
      </w:pPr>
      <w:bookmarkStart w:id="103" w:name="_Hlk197591606"/>
      <w:r w:rsidRPr="007F0859">
        <w:rPr>
          <w:rFonts w:ascii="Times New Roman" w:hAnsi="Times New Roman" w:cs="Times New Roman"/>
          <w:b/>
          <w:bCs/>
          <w:sz w:val="22"/>
          <w:szCs w:val="22"/>
        </w:rPr>
        <w:t xml:space="preserve">Figure </w:t>
      </w:r>
      <w:bookmarkEnd w:id="103"/>
      <w:r w:rsidR="00426509">
        <w:rPr>
          <w:rFonts w:ascii="Times New Roman" w:hAnsi="Times New Roman" w:cs="Times New Roman"/>
          <w:b/>
          <w:bCs/>
          <w:sz w:val="22"/>
          <w:szCs w:val="22"/>
        </w:rPr>
        <w:t>2</w:t>
      </w:r>
      <w:r w:rsidRPr="007F0859">
        <w:rPr>
          <w:rFonts w:ascii="Times New Roman" w:hAnsi="Times New Roman" w:cs="Times New Roman"/>
          <w:b/>
          <w:bCs/>
          <w:sz w:val="22"/>
          <w:szCs w:val="22"/>
        </w:rPr>
        <w:t xml:space="preserve"> </w:t>
      </w:r>
    </w:p>
    <w:p w14:paraId="2E99BAC7" w14:textId="649014C1" w:rsidR="003B397A" w:rsidRDefault="00ED0713" w:rsidP="00735303">
      <w:pPr>
        <w:spacing w:line="240" w:lineRule="auto"/>
        <w:jc w:val="both"/>
        <w:rPr>
          <w:rFonts w:ascii="Times New Roman" w:hAnsi="Times New Roman" w:cs="Times New Roman"/>
          <w:sz w:val="22"/>
          <w:szCs w:val="22"/>
        </w:rPr>
      </w:pPr>
      <w:r>
        <w:rPr>
          <w:rFonts w:ascii="Times New Roman" w:hAnsi="Times New Roman" w:cs="Times New Roman"/>
          <w:sz w:val="22"/>
          <w:szCs w:val="22"/>
        </w:rPr>
        <w:t>Geographical d</w:t>
      </w:r>
      <w:r w:rsidR="00992B47" w:rsidRPr="00735303">
        <w:rPr>
          <w:rFonts w:ascii="Times New Roman" w:hAnsi="Times New Roman" w:cs="Times New Roman"/>
          <w:sz w:val="22"/>
          <w:szCs w:val="22"/>
        </w:rPr>
        <w:t xml:space="preserve">istribution of </w:t>
      </w:r>
      <w:r w:rsidR="00875508">
        <w:rPr>
          <w:rFonts w:ascii="Times New Roman" w:hAnsi="Times New Roman" w:cs="Times New Roman"/>
          <w:sz w:val="22"/>
          <w:szCs w:val="22"/>
        </w:rPr>
        <w:t xml:space="preserve">the </w:t>
      </w:r>
      <w:r w:rsidR="00992B47" w:rsidRPr="00735303">
        <w:rPr>
          <w:rFonts w:ascii="Times New Roman" w:hAnsi="Times New Roman" w:cs="Times New Roman"/>
          <w:sz w:val="22"/>
          <w:szCs w:val="22"/>
        </w:rPr>
        <w:t>stud</w:t>
      </w:r>
      <w:r>
        <w:rPr>
          <w:rFonts w:ascii="Times New Roman" w:hAnsi="Times New Roman" w:cs="Times New Roman"/>
          <w:sz w:val="22"/>
          <w:szCs w:val="22"/>
        </w:rPr>
        <w:t xml:space="preserve">ies </w:t>
      </w:r>
      <w:r w:rsidR="00875508">
        <w:rPr>
          <w:rFonts w:ascii="Times New Roman" w:hAnsi="Times New Roman" w:cs="Times New Roman"/>
          <w:sz w:val="22"/>
          <w:szCs w:val="22"/>
        </w:rPr>
        <w:t xml:space="preserve">investigating soybean harvest index </w:t>
      </w:r>
      <w:r>
        <w:rPr>
          <w:rFonts w:ascii="Times New Roman" w:hAnsi="Times New Roman" w:cs="Times New Roman"/>
          <w:sz w:val="22"/>
          <w:szCs w:val="22"/>
        </w:rPr>
        <w:t>considered in this literature rev</w:t>
      </w:r>
      <w:r w:rsidR="00875508">
        <w:rPr>
          <w:rFonts w:ascii="Times New Roman" w:hAnsi="Times New Roman" w:cs="Times New Roman"/>
          <w:sz w:val="22"/>
          <w:szCs w:val="22"/>
        </w:rPr>
        <w:t>iew.</w:t>
      </w:r>
    </w:p>
    <w:p w14:paraId="6FE8F51B" w14:textId="77777777" w:rsidR="00735303" w:rsidRPr="00735303" w:rsidRDefault="00735303" w:rsidP="003B397A">
      <w:pPr>
        <w:spacing w:line="276" w:lineRule="auto"/>
        <w:jc w:val="both"/>
        <w:rPr>
          <w:rFonts w:ascii="Times New Roman" w:hAnsi="Times New Roman" w:cs="Times New Roman"/>
          <w:sz w:val="22"/>
          <w:szCs w:val="22"/>
        </w:rPr>
      </w:pPr>
    </w:p>
    <w:p w14:paraId="6A4697F5" w14:textId="6C5F8D0E" w:rsidR="001A35A3" w:rsidRPr="0037699C" w:rsidRDefault="001A35A3" w:rsidP="00CE4089">
      <w:pPr>
        <w:pStyle w:val="ListParagraph"/>
        <w:numPr>
          <w:ilvl w:val="0"/>
          <w:numId w:val="8"/>
        </w:numPr>
        <w:spacing w:line="276" w:lineRule="auto"/>
        <w:ind w:left="360"/>
        <w:rPr>
          <w:rFonts w:ascii="Times New Roman" w:eastAsia="Times New Roman" w:hAnsi="Times New Roman" w:cs="Times New Roman"/>
          <w:b/>
          <w:bCs/>
          <w:kern w:val="0"/>
          <w14:ligatures w14:val="none"/>
        </w:rPr>
      </w:pPr>
      <w:r w:rsidRPr="0037699C">
        <w:rPr>
          <w:rFonts w:ascii="Times New Roman" w:eastAsia="Times New Roman" w:hAnsi="Times New Roman" w:cs="Times New Roman"/>
          <w:b/>
          <w:bCs/>
          <w:kern w:val="0"/>
          <w14:ligatures w14:val="none"/>
        </w:rPr>
        <w:t>RESULTS AND DISCUSSION</w:t>
      </w:r>
    </w:p>
    <w:p w14:paraId="493ADF46" w14:textId="096156D5" w:rsidR="006918EE" w:rsidRPr="007F0859" w:rsidRDefault="001A35A3" w:rsidP="006918EE">
      <w:pPr>
        <w:spacing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3.1 </w:t>
      </w:r>
      <w:r w:rsidR="006918EE" w:rsidRPr="007F0859">
        <w:rPr>
          <w:rFonts w:ascii="Times New Roman" w:eastAsia="Times New Roman" w:hAnsi="Times New Roman" w:cs="Times New Roman"/>
          <w:b/>
          <w:bCs/>
          <w:kern w:val="0"/>
          <w14:ligatures w14:val="none"/>
        </w:rPr>
        <w:t>Traditional frameworks to calculate soybean Harvest Index</w:t>
      </w:r>
    </w:p>
    <w:p w14:paraId="61DD14CC" w14:textId="3CE1CAF7" w:rsidR="006918EE" w:rsidRPr="007F0859" w:rsidRDefault="00DE3D9F" w:rsidP="006918EE">
      <w:pPr>
        <w:spacing w:line="276" w:lineRule="auto"/>
        <w:jc w:val="both"/>
        <w:rPr>
          <w:rFonts w:ascii="Times New Roman" w:hAnsi="Times New Roman" w:cs="Times New Roman"/>
        </w:rPr>
      </w:pPr>
      <w:r>
        <w:rPr>
          <w:rFonts w:ascii="Times New Roman" w:hAnsi="Times New Roman" w:cs="Times New Roman"/>
        </w:rPr>
        <w:t>S</w:t>
      </w:r>
      <w:r w:rsidR="006918EE" w:rsidRPr="009977E7">
        <w:rPr>
          <w:rFonts w:ascii="Times New Roman" w:hAnsi="Times New Roman" w:cs="Times New Roman"/>
        </w:rPr>
        <w:t xml:space="preserve">eed yield </w:t>
      </w:r>
      <w:r w:rsidR="00A340E8">
        <w:rPr>
          <w:rFonts w:ascii="Times New Roman" w:hAnsi="Times New Roman" w:cs="Times New Roman"/>
        </w:rPr>
        <w:t xml:space="preserve">can be defined as the product </w:t>
      </w:r>
      <w:r w:rsidR="0071448D">
        <w:rPr>
          <w:rFonts w:ascii="Times New Roman" w:hAnsi="Times New Roman" w:cs="Times New Roman"/>
        </w:rPr>
        <w:t>of above</w:t>
      </w:r>
      <w:r w:rsidR="00A340E8">
        <w:rPr>
          <w:rFonts w:ascii="Times New Roman" w:hAnsi="Times New Roman" w:cs="Times New Roman"/>
        </w:rPr>
        <w:t>-</w:t>
      </w:r>
      <w:r w:rsidR="006918EE" w:rsidRPr="005A3BA4">
        <w:rPr>
          <w:rFonts w:ascii="Times New Roman" w:hAnsi="Times New Roman" w:cs="Times New Roman"/>
        </w:rPr>
        <w:t>ground biomass</w:t>
      </w:r>
      <w:r w:rsidR="00A340E8">
        <w:rPr>
          <w:rFonts w:ascii="Times New Roman" w:hAnsi="Times New Roman" w:cs="Times New Roman"/>
        </w:rPr>
        <w:t xml:space="preserve"> accumulation</w:t>
      </w:r>
      <w:r w:rsidR="006918EE" w:rsidRPr="009977E7">
        <w:rPr>
          <w:rFonts w:ascii="Times New Roman" w:hAnsi="Times New Roman" w:cs="Times New Roman"/>
        </w:rPr>
        <w:t xml:space="preserve"> and HI, </w:t>
      </w:r>
      <w:r w:rsidR="002459C9">
        <w:rPr>
          <w:rFonts w:ascii="Times New Roman" w:hAnsi="Times New Roman" w:cs="Times New Roman"/>
        </w:rPr>
        <w:t>employing</w:t>
      </w:r>
      <w:r w:rsidR="006E64CE">
        <w:rPr>
          <w:rFonts w:ascii="Times New Roman" w:hAnsi="Times New Roman" w:cs="Times New Roman"/>
        </w:rPr>
        <w:t xml:space="preserve"> the framework</w:t>
      </w:r>
      <w:r w:rsidR="006E64CE" w:rsidRPr="009977E7">
        <w:rPr>
          <w:rFonts w:ascii="Times New Roman" w:hAnsi="Times New Roman" w:cs="Times New Roman"/>
        </w:rPr>
        <w:t xml:space="preserve"> proposed by Donald and Hamblin (1976)</w:t>
      </w:r>
      <w:r w:rsidR="006E64CE">
        <w:rPr>
          <w:rFonts w:ascii="Times New Roman" w:hAnsi="Times New Roman" w:cs="Times New Roman"/>
        </w:rPr>
        <w:t xml:space="preserve"> </w:t>
      </w:r>
      <w:r w:rsidR="006E64CE" w:rsidRPr="009977E7">
        <w:rPr>
          <w:rFonts w:ascii="Times New Roman" w:hAnsi="Times New Roman" w:cs="Times New Roman"/>
        </w:rPr>
        <w:t>and subsequently validated by Kumudini (2002</w:t>
      </w:r>
      <w:r w:rsidR="002459C9">
        <w:rPr>
          <w:rFonts w:ascii="Times New Roman" w:hAnsi="Times New Roman" w:cs="Times New Roman"/>
        </w:rPr>
        <w:t xml:space="preserve">). </w:t>
      </w:r>
      <w:r w:rsidR="00E967BC">
        <w:rPr>
          <w:rFonts w:ascii="Times New Roman" w:hAnsi="Times New Roman" w:cs="Times New Roman"/>
        </w:rPr>
        <w:t>A</w:t>
      </w:r>
      <w:r w:rsidR="006918EE" w:rsidRPr="007F0859">
        <w:rPr>
          <w:rFonts w:ascii="Times New Roman" w:hAnsi="Times New Roman" w:cs="Times New Roman"/>
        </w:rPr>
        <w:t xml:space="preserve">bove ground biomass </w:t>
      </w:r>
      <w:r w:rsidR="006E64CE">
        <w:rPr>
          <w:rFonts w:ascii="Times New Roman" w:hAnsi="Times New Roman" w:cs="Times New Roman"/>
        </w:rPr>
        <w:t>displays</w:t>
      </w:r>
      <w:r w:rsidR="00E967BC">
        <w:rPr>
          <w:rFonts w:ascii="Times New Roman" w:hAnsi="Times New Roman" w:cs="Times New Roman"/>
        </w:rPr>
        <w:t xml:space="preserve"> </w:t>
      </w:r>
      <w:r w:rsidR="006918EE" w:rsidRPr="007F0859">
        <w:rPr>
          <w:rFonts w:ascii="Times New Roman" w:hAnsi="Times New Roman" w:cs="Times New Roman"/>
        </w:rPr>
        <w:t xml:space="preserve">the </w:t>
      </w:r>
      <w:r w:rsidR="006918EE" w:rsidRPr="009977E7">
        <w:rPr>
          <w:rFonts w:ascii="Times New Roman" w:hAnsi="Times New Roman" w:cs="Times New Roman"/>
        </w:rPr>
        <w:t xml:space="preserve">total dry </w:t>
      </w:r>
      <w:r w:rsidR="00DE7753">
        <w:rPr>
          <w:rFonts w:ascii="Times New Roman" w:hAnsi="Times New Roman" w:cs="Times New Roman"/>
        </w:rPr>
        <w:t>weight of shoot</w:t>
      </w:r>
      <w:r w:rsidR="00E967BC">
        <w:rPr>
          <w:rFonts w:ascii="Times New Roman" w:hAnsi="Times New Roman" w:cs="Times New Roman"/>
        </w:rPr>
        <w:t xml:space="preserve"> tissue</w:t>
      </w:r>
      <w:r w:rsidR="00DE7753">
        <w:rPr>
          <w:rFonts w:ascii="Times New Roman" w:hAnsi="Times New Roman" w:cs="Times New Roman"/>
        </w:rPr>
        <w:t>s</w:t>
      </w:r>
      <w:r w:rsidR="00E967BC">
        <w:rPr>
          <w:rFonts w:ascii="Times New Roman" w:hAnsi="Times New Roman" w:cs="Times New Roman"/>
        </w:rPr>
        <w:t xml:space="preserve"> </w:t>
      </w:r>
      <w:r w:rsidR="006918EE" w:rsidRPr="007F0859">
        <w:rPr>
          <w:rFonts w:ascii="Times New Roman" w:hAnsi="Times New Roman" w:cs="Times New Roman"/>
        </w:rPr>
        <w:t xml:space="preserve">at physiological maturity, and the harvest index </w:t>
      </w:r>
      <w:r w:rsidR="00DE7753">
        <w:rPr>
          <w:rFonts w:ascii="Times New Roman" w:hAnsi="Times New Roman" w:cs="Times New Roman"/>
        </w:rPr>
        <w:t>presents</w:t>
      </w:r>
      <w:r w:rsidR="006918EE" w:rsidRPr="007F0859">
        <w:rPr>
          <w:rFonts w:ascii="Times New Roman" w:hAnsi="Times New Roman" w:cs="Times New Roman"/>
        </w:rPr>
        <w:t xml:space="preserve"> the proportion of </w:t>
      </w:r>
      <w:r w:rsidR="00DE7753">
        <w:rPr>
          <w:rFonts w:ascii="Times New Roman" w:hAnsi="Times New Roman" w:cs="Times New Roman"/>
        </w:rPr>
        <w:t>biomass portioned into the seeds</w:t>
      </w:r>
      <w:r w:rsidR="006918EE" w:rsidRPr="007F0859">
        <w:rPr>
          <w:rFonts w:ascii="Times New Roman" w:hAnsi="Times New Roman" w:cs="Times New Roman"/>
        </w:rPr>
        <w:t xml:space="preserve">. </w:t>
      </w:r>
      <w:r w:rsidR="006918EE" w:rsidRPr="00DC3DA5">
        <w:rPr>
          <w:rFonts w:ascii="Times New Roman" w:hAnsi="Times New Roman" w:cs="Times New Roman"/>
        </w:rPr>
        <w:t>The</w:t>
      </w:r>
      <w:r w:rsidR="002459C9">
        <w:rPr>
          <w:rFonts w:ascii="Times New Roman" w:hAnsi="Times New Roman" w:cs="Times New Roman"/>
        </w:rPr>
        <w:t xml:space="preserve">refore, </w:t>
      </w:r>
      <w:r w:rsidR="006918EE" w:rsidRPr="00DC3DA5">
        <w:rPr>
          <w:rFonts w:ascii="Times New Roman" w:hAnsi="Times New Roman" w:cs="Times New Roman"/>
        </w:rPr>
        <w:t xml:space="preserve">HI is determined as the ratio of </w:t>
      </w:r>
      <w:r w:rsidR="005620AB">
        <w:rPr>
          <w:rFonts w:ascii="Times New Roman" w:hAnsi="Times New Roman" w:cs="Times New Roman"/>
        </w:rPr>
        <w:t>seed</w:t>
      </w:r>
      <w:r w:rsidR="006918EE" w:rsidRPr="00DC3DA5">
        <w:rPr>
          <w:rFonts w:ascii="Times New Roman" w:hAnsi="Times New Roman" w:cs="Times New Roman"/>
        </w:rPr>
        <w:t xml:space="preserve"> dry </w:t>
      </w:r>
      <w:r w:rsidR="005620AB">
        <w:rPr>
          <w:rFonts w:ascii="Times New Roman" w:hAnsi="Times New Roman" w:cs="Times New Roman"/>
        </w:rPr>
        <w:t>weight</w:t>
      </w:r>
      <w:r w:rsidR="006918EE" w:rsidRPr="00DC3DA5">
        <w:rPr>
          <w:rFonts w:ascii="Times New Roman" w:hAnsi="Times New Roman" w:cs="Times New Roman"/>
        </w:rPr>
        <w:t xml:space="preserve"> to total dry above ground biomass at</w:t>
      </w:r>
      <w:r w:rsidR="006918EE" w:rsidRPr="007F0859">
        <w:rPr>
          <w:rFonts w:ascii="Times New Roman" w:hAnsi="Times New Roman" w:cs="Times New Roman"/>
        </w:rPr>
        <w:t xml:space="preserve"> physiological maturity by the following equation:</w:t>
      </w:r>
    </w:p>
    <w:p w14:paraId="7973C467" w14:textId="003BC3A9" w:rsidR="006918EE" w:rsidRDefault="006918EE" w:rsidP="006918EE">
      <w:pPr>
        <w:spacing w:line="276" w:lineRule="auto"/>
        <w:rPr>
          <w:rFonts w:ascii="Times New Roman" w:hAnsi="Times New Roman" w:cs="Times New Roman"/>
        </w:rPr>
      </w:pPr>
      <w:r w:rsidRPr="00A81BF9">
        <w:rPr>
          <w:rFonts w:ascii="Times New Roman" w:hAnsi="Times New Roman" w:cs="Times New Roman"/>
        </w:rPr>
        <w:t>HI</w:t>
      </w:r>
      <m:oMath>
        <m:r>
          <w:rPr>
            <w:rFonts w:ascii="Cambria Math" w:hAnsi="Cambria Math" w:cs="Times New Roman"/>
          </w:rPr>
          <m:t xml:space="preserve"> </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Seed dry weight</m:t>
            </m:r>
          </m:num>
          <m:den>
            <m:r>
              <m:rPr>
                <m:sty m:val="p"/>
              </m:rPr>
              <w:rPr>
                <w:rFonts w:ascii="Cambria Math" w:hAnsi="Cambria Math" w:cs="Times New Roman"/>
              </w:rPr>
              <m:t>Biomass dry weight</m:t>
            </m:r>
          </m:den>
        </m:f>
      </m:oMath>
      <w:r w:rsidRPr="00A81BF9">
        <w:rPr>
          <w:rFonts w:ascii="Times New Roman" w:hAnsi="Times New Roman" w:cs="Times New Roman"/>
        </w:rPr>
        <w:t xml:space="preserve">  (Eq.1 </w:t>
      </w:r>
      <w:r w:rsidR="00A81BF9" w:rsidRPr="009977E7">
        <w:rPr>
          <w:rFonts w:ascii="Times New Roman" w:hAnsi="Times New Roman" w:cs="Times New Roman"/>
        </w:rPr>
        <w:t>Donald and Hamblin</w:t>
      </w:r>
      <w:r w:rsidR="00A81BF9">
        <w:rPr>
          <w:rFonts w:ascii="Times New Roman" w:hAnsi="Times New Roman" w:cs="Times New Roman"/>
        </w:rPr>
        <w:t>,</w:t>
      </w:r>
      <w:r w:rsidR="00A81BF9" w:rsidRPr="009977E7">
        <w:rPr>
          <w:rFonts w:ascii="Times New Roman" w:hAnsi="Times New Roman" w:cs="Times New Roman"/>
        </w:rPr>
        <w:t>1976</w:t>
      </w:r>
      <w:r w:rsidRPr="00A81BF9">
        <w:rPr>
          <w:rFonts w:ascii="Times New Roman" w:hAnsi="Times New Roman" w:cs="Times New Roman"/>
        </w:rPr>
        <w:t>)</w:t>
      </w:r>
    </w:p>
    <w:p w14:paraId="5B068AC7" w14:textId="6E7A1DF2" w:rsidR="0094368B" w:rsidRPr="00A81BF9" w:rsidRDefault="0094368B" w:rsidP="0094368B">
      <w:pPr>
        <w:spacing w:line="276" w:lineRule="auto"/>
        <w:jc w:val="both"/>
        <w:rPr>
          <w:rFonts w:ascii="Times New Roman" w:hAnsi="Times New Roman" w:cs="Times New Roman"/>
        </w:rPr>
      </w:pPr>
      <w:r>
        <w:rPr>
          <w:rFonts w:ascii="Times New Roman" w:hAnsi="Times New Roman" w:cs="Times New Roman"/>
        </w:rPr>
        <w:t xml:space="preserve">Traditional approach to estimate </w:t>
      </w:r>
      <w:r w:rsidR="00A14EA1">
        <w:rPr>
          <w:rFonts w:ascii="Times New Roman" w:hAnsi="Times New Roman" w:cs="Times New Roman"/>
        </w:rPr>
        <w:t xml:space="preserve">soybean </w:t>
      </w:r>
      <w:r>
        <w:rPr>
          <w:rFonts w:ascii="Times New Roman" w:hAnsi="Times New Roman" w:cs="Times New Roman"/>
        </w:rPr>
        <w:t xml:space="preserve">HI is </w:t>
      </w:r>
      <w:r w:rsidR="00D53A9D">
        <w:rPr>
          <w:rFonts w:ascii="Times New Roman" w:hAnsi="Times New Roman" w:cs="Times New Roman"/>
        </w:rPr>
        <w:t>established</w:t>
      </w:r>
      <w:r>
        <w:rPr>
          <w:rFonts w:ascii="Times New Roman" w:hAnsi="Times New Roman" w:cs="Times New Roman"/>
        </w:rPr>
        <w:t xml:space="preserve"> on field base sampling at physiological maturity, precision measurement of biomass and seed dry weight and ratio-based calculation to present the reproductive efficiency</w:t>
      </w:r>
      <w:r w:rsidR="00A14EA1" w:rsidRPr="00A14EA1">
        <w:rPr>
          <w:rFonts w:ascii="Times New Roman" w:hAnsi="Times New Roman" w:cs="Times New Roman"/>
        </w:rPr>
        <w:t xml:space="preserve"> </w:t>
      </w:r>
      <w:r w:rsidR="00A14EA1">
        <w:rPr>
          <w:rFonts w:ascii="Times New Roman" w:hAnsi="Times New Roman" w:cs="Times New Roman"/>
        </w:rPr>
        <w:t>(</w:t>
      </w:r>
      <w:r w:rsidR="00A14EA1" w:rsidRPr="009977E7">
        <w:rPr>
          <w:rFonts w:ascii="Times New Roman" w:hAnsi="Times New Roman" w:cs="Times New Roman"/>
        </w:rPr>
        <w:t>Donald and Hamblin</w:t>
      </w:r>
      <w:r w:rsidR="00A14EA1">
        <w:rPr>
          <w:rFonts w:ascii="Times New Roman" w:hAnsi="Times New Roman" w:cs="Times New Roman"/>
        </w:rPr>
        <w:t xml:space="preserve">, </w:t>
      </w:r>
      <w:r w:rsidR="00A14EA1" w:rsidRPr="009977E7">
        <w:rPr>
          <w:rFonts w:ascii="Times New Roman" w:hAnsi="Times New Roman" w:cs="Times New Roman"/>
        </w:rPr>
        <w:t>1976</w:t>
      </w:r>
      <w:r w:rsidR="00A14EA1">
        <w:rPr>
          <w:rFonts w:ascii="Times New Roman" w:hAnsi="Times New Roman" w:cs="Times New Roman"/>
        </w:rPr>
        <w:t>)</w:t>
      </w:r>
      <w:r>
        <w:rPr>
          <w:rFonts w:ascii="Times New Roman" w:hAnsi="Times New Roman" w:cs="Times New Roman"/>
        </w:rPr>
        <w:t xml:space="preserve">. </w:t>
      </w:r>
    </w:p>
    <w:p w14:paraId="30C878CB" w14:textId="25A2B5A1" w:rsidR="00EB0510" w:rsidRPr="007F0859" w:rsidRDefault="00337422" w:rsidP="00EB0510">
      <w:pPr>
        <w:spacing w:line="276" w:lineRule="auto"/>
        <w:rPr>
          <w:rFonts w:ascii="Times New Roman" w:hAnsi="Times New Roman" w:cs="Times New Roman"/>
          <w:b/>
          <w:bCs/>
        </w:rPr>
      </w:pPr>
      <w:r>
        <w:rPr>
          <w:rFonts w:ascii="Times New Roman" w:hAnsi="Times New Roman" w:cs="Times New Roman"/>
          <w:b/>
          <w:bCs/>
        </w:rPr>
        <w:t xml:space="preserve">3.2 </w:t>
      </w:r>
      <w:r w:rsidR="00EB0510" w:rsidRPr="007F0859">
        <w:rPr>
          <w:rFonts w:ascii="Times New Roman" w:hAnsi="Times New Roman" w:cs="Times New Roman"/>
          <w:b/>
          <w:bCs/>
        </w:rPr>
        <w:t xml:space="preserve">Methodologies identified to </w:t>
      </w:r>
      <w:r w:rsidR="00941D89">
        <w:rPr>
          <w:rFonts w:ascii="Times New Roman" w:hAnsi="Times New Roman" w:cs="Times New Roman"/>
          <w:b/>
          <w:bCs/>
        </w:rPr>
        <w:t>determine</w:t>
      </w:r>
      <w:r w:rsidR="00941D89" w:rsidRPr="007F0859">
        <w:rPr>
          <w:rFonts w:ascii="Times New Roman" w:hAnsi="Times New Roman" w:cs="Times New Roman"/>
          <w:b/>
          <w:bCs/>
        </w:rPr>
        <w:t xml:space="preserve"> </w:t>
      </w:r>
      <w:r w:rsidR="00EB0510" w:rsidRPr="007F0859">
        <w:rPr>
          <w:rFonts w:ascii="Times New Roman" w:hAnsi="Times New Roman" w:cs="Times New Roman"/>
          <w:b/>
          <w:bCs/>
        </w:rPr>
        <w:t>harvest index</w:t>
      </w:r>
    </w:p>
    <w:p w14:paraId="3A04E8B9" w14:textId="467C2ED9" w:rsidR="007000AF" w:rsidRDefault="008B1743" w:rsidP="00B530F0">
      <w:pPr>
        <w:pStyle w:val="NormalWeb"/>
        <w:spacing w:line="276" w:lineRule="auto"/>
        <w:jc w:val="both"/>
      </w:pPr>
      <w:r w:rsidRPr="00B530F0">
        <w:t xml:space="preserve">Our literature review identified several approaches for determining soybean HI. The most common </w:t>
      </w:r>
      <w:r w:rsidR="00B552CD" w:rsidRPr="00B530F0">
        <w:t>method was</w:t>
      </w:r>
      <w:r w:rsidR="00C9614F" w:rsidRPr="00B530F0">
        <w:t xml:space="preserve"> based on destructive field </w:t>
      </w:r>
      <w:r w:rsidR="003A5A08">
        <w:t>sampling of aboveground biomass</w:t>
      </w:r>
      <w:r w:rsidR="00777775">
        <w:t xml:space="preserve"> at </w:t>
      </w:r>
      <w:r w:rsidR="00767485">
        <w:t xml:space="preserve">physiological </w:t>
      </w:r>
      <w:r w:rsidR="00777775">
        <w:lastRenderedPageBreak/>
        <w:t>maturity</w:t>
      </w:r>
      <w:r w:rsidR="00E51890">
        <w:t xml:space="preserve">, a determination of </w:t>
      </w:r>
      <w:r w:rsidRPr="00B530F0">
        <w:t xml:space="preserve">the ratio of seed yield to </w:t>
      </w:r>
      <w:r w:rsidR="00D9141D">
        <w:t>aboveground</w:t>
      </w:r>
      <w:r w:rsidR="00D9141D" w:rsidRPr="00B530F0">
        <w:t xml:space="preserve"> </w:t>
      </w:r>
      <w:r w:rsidRPr="00B530F0">
        <w:t xml:space="preserve">plant biomass. </w:t>
      </w:r>
      <w:r w:rsidR="002C66FF" w:rsidRPr="00B530F0">
        <w:t xml:space="preserve">However, </w:t>
      </w:r>
      <w:r w:rsidR="00031493">
        <w:t xml:space="preserve">variability in the methodology was identified in terms </w:t>
      </w:r>
      <w:r w:rsidR="00C17E3A">
        <w:t>of sampling time and size.</w:t>
      </w:r>
      <w:r w:rsidR="00864866" w:rsidRPr="009F152D">
        <w:t xml:space="preserve"> </w:t>
      </w:r>
      <w:r w:rsidR="008B1C19">
        <w:t>Some papers calculate</w:t>
      </w:r>
      <w:r w:rsidR="008A641E">
        <w:t>d</w:t>
      </w:r>
      <w:r w:rsidR="008B1C19">
        <w:t xml:space="preserve"> HI based on </w:t>
      </w:r>
      <w:r w:rsidR="00743A2E">
        <w:t>fixed number of randomly selected plants</w:t>
      </w:r>
      <w:r w:rsidR="008B1C19">
        <w:t xml:space="preserve"> per plot </w:t>
      </w:r>
      <w:r w:rsidR="0071448D">
        <w:t>while</w:t>
      </w:r>
      <w:r w:rsidR="00D31C24">
        <w:t xml:space="preserve"> others</w:t>
      </w:r>
      <w:r w:rsidR="008B1C19">
        <w:t xml:space="preserve"> determine</w:t>
      </w:r>
      <w:r w:rsidR="008A641E">
        <w:t>d</w:t>
      </w:r>
      <w:r w:rsidR="008B1C19">
        <w:t xml:space="preserve"> HI using plants collected from a defined area unit.</w:t>
      </w:r>
      <w:r w:rsidR="00743A2E" w:rsidRPr="00743A2E">
        <w:t xml:space="preserve"> </w:t>
      </w:r>
      <w:r w:rsidR="00864866" w:rsidRPr="009F152D">
        <w:t>Growth</w:t>
      </w:r>
      <w:r w:rsidR="00F465BE" w:rsidRPr="009F152D">
        <w:t xml:space="preserve"> stages and variability in pod and biomass loss at </w:t>
      </w:r>
      <w:r w:rsidR="0070381A" w:rsidRPr="009F152D">
        <w:t>harvesting</w:t>
      </w:r>
      <w:r w:rsidR="00F465BE" w:rsidRPr="009F152D">
        <w:t xml:space="preserve"> </w:t>
      </w:r>
      <w:r w:rsidR="00213397">
        <w:t>may</w:t>
      </w:r>
      <w:r w:rsidR="00213397" w:rsidRPr="009F152D">
        <w:t xml:space="preserve"> </w:t>
      </w:r>
      <w:r w:rsidR="0070381A" w:rsidRPr="009F152D">
        <w:t>affect HI estimation</w:t>
      </w:r>
      <w:r w:rsidR="00DD55B7">
        <w:t>.</w:t>
      </w:r>
      <w:r w:rsidR="00864866">
        <w:t xml:space="preserve"> </w:t>
      </w:r>
      <w:r w:rsidR="007E5829">
        <w:t>Many studies did not clearly indicate whether biomass and yield were measured at physiological maturity</w:t>
      </w:r>
      <w:r w:rsidR="0044231D">
        <w:t xml:space="preserve"> (R7)</w:t>
      </w:r>
      <w:r w:rsidR="007E5829">
        <w:t>, harvest</w:t>
      </w:r>
      <w:r w:rsidR="0044231D">
        <w:t xml:space="preserve"> maturity (R8)</w:t>
      </w:r>
      <w:r w:rsidR="007E5829">
        <w:t xml:space="preserve"> or another stage.</w:t>
      </w:r>
      <w:r w:rsidR="0070381A" w:rsidRPr="009F152D">
        <w:t xml:space="preserve"> </w:t>
      </w:r>
      <w:r w:rsidR="007E5829">
        <w:t xml:space="preserve">Variation in sampling time is associated with </w:t>
      </w:r>
      <w:r w:rsidR="00A3230C">
        <w:t xml:space="preserve">continued changes in dry matter partitioning particularly in late development stage which affect HI value. </w:t>
      </w:r>
      <w:r w:rsidR="007E5829">
        <w:t xml:space="preserve">Since </w:t>
      </w:r>
      <w:r w:rsidR="007E5829" w:rsidRPr="00B530F0">
        <w:t xml:space="preserve">HI is calculated based on dry weight of </w:t>
      </w:r>
      <w:r w:rsidR="00960C12">
        <w:t>seed</w:t>
      </w:r>
      <w:r w:rsidR="007E5829">
        <w:t xml:space="preserve"> and</w:t>
      </w:r>
      <w:r w:rsidR="007E5829" w:rsidRPr="00B530F0">
        <w:t xml:space="preserve"> biomass</w:t>
      </w:r>
      <w:r w:rsidR="007E5829">
        <w:t>,</w:t>
      </w:r>
      <w:r w:rsidR="007E5829" w:rsidRPr="00F21FC2">
        <w:t xml:space="preserve"> </w:t>
      </w:r>
      <w:r w:rsidR="007E5829">
        <w:t>t</w:t>
      </w:r>
      <w:r w:rsidR="007E5829" w:rsidRPr="00B530F0">
        <w:t xml:space="preserve">he </w:t>
      </w:r>
      <w:r w:rsidR="007E5829" w:rsidRPr="00B530F0">
        <w:rPr>
          <w:rStyle w:val="Strong"/>
          <w:rFonts w:eastAsiaTheme="majorEastAsia"/>
          <w:b w:val="0"/>
          <w:bCs w:val="0"/>
        </w:rPr>
        <w:t>drying process</w:t>
      </w:r>
      <w:r w:rsidR="007E5829" w:rsidRPr="00B530F0">
        <w:t xml:space="preserve"> of plant material </w:t>
      </w:r>
      <w:r w:rsidR="007E5829">
        <w:t>can create</w:t>
      </w:r>
      <w:r w:rsidR="007E5829" w:rsidRPr="00B530F0">
        <w:t xml:space="preserve"> potential errors. </w:t>
      </w:r>
      <w:r w:rsidR="00F21FC2" w:rsidRPr="00B530F0">
        <w:t>Distinctions</w:t>
      </w:r>
      <w:r w:rsidR="007000AF" w:rsidRPr="00B530F0">
        <w:t xml:space="preserve"> in drying temperature, </w:t>
      </w:r>
      <w:r w:rsidR="00F21FC2" w:rsidRPr="00B530F0">
        <w:t>period</w:t>
      </w:r>
      <w:r w:rsidR="007000AF" w:rsidRPr="00B530F0">
        <w:t>, or method (oven vs. shade) can lead to over- or underestimation of HI, particularly</w:t>
      </w:r>
      <w:r w:rsidR="00F21FC2">
        <w:t xml:space="preserve"> </w:t>
      </w:r>
      <w:r w:rsidR="007000AF" w:rsidRPr="00B530F0">
        <w:t xml:space="preserve">comparing results across experiments. </w:t>
      </w:r>
    </w:p>
    <w:p w14:paraId="05E3CC9F" w14:textId="27CC861B" w:rsidR="006B66C0" w:rsidRPr="00ED3B19" w:rsidRDefault="006B66C0" w:rsidP="007000AF">
      <w:pPr>
        <w:pStyle w:val="NormalWeb"/>
        <w:jc w:val="both"/>
        <w:rPr>
          <w:b/>
          <w:bCs/>
        </w:rPr>
      </w:pPr>
      <w:r w:rsidRPr="00ED3B19">
        <w:rPr>
          <w:b/>
          <w:bCs/>
        </w:rPr>
        <w:t>3.3 Timing of Harvest Index Determination in Soybean</w:t>
      </w:r>
    </w:p>
    <w:p w14:paraId="70BD2CF9" w14:textId="72C340C2" w:rsidR="0036528A" w:rsidRDefault="005A6978" w:rsidP="00F17E8B">
      <w:pPr>
        <w:spacing w:after="0" w:line="276" w:lineRule="auto"/>
        <w:jc w:val="both"/>
        <w:rPr>
          <w:rFonts w:ascii="Times New Roman" w:hAnsi="Times New Roman" w:cs="Times New Roman"/>
        </w:rPr>
      </w:pPr>
      <w:r>
        <w:rPr>
          <w:rFonts w:ascii="Times New Roman" w:hAnsi="Times New Roman" w:cs="Times New Roman"/>
        </w:rPr>
        <w:t>I</w:t>
      </w:r>
      <w:r w:rsidR="008B1743" w:rsidRPr="007F0859">
        <w:rPr>
          <w:rFonts w:ascii="Times New Roman" w:hAnsi="Times New Roman" w:cs="Times New Roman"/>
        </w:rPr>
        <w:t xml:space="preserve">n most literature, HI typically </w:t>
      </w:r>
      <w:r w:rsidR="008B1743">
        <w:rPr>
          <w:rFonts w:ascii="Times New Roman" w:hAnsi="Times New Roman" w:cs="Times New Roman"/>
        </w:rPr>
        <w:t>is calculated when</w:t>
      </w:r>
      <w:r w:rsidR="008B1743" w:rsidRPr="007F0859">
        <w:rPr>
          <w:rFonts w:ascii="Times New Roman" w:hAnsi="Times New Roman" w:cs="Times New Roman"/>
        </w:rPr>
        <w:t xml:space="preserve"> plants have reached physiological maturity (R7</w:t>
      </w:r>
      <w:r w:rsidR="00CD222F">
        <w:rPr>
          <w:rFonts w:ascii="Times New Roman" w:hAnsi="Times New Roman" w:cs="Times New Roman"/>
        </w:rPr>
        <w:t xml:space="preserve">, </w:t>
      </w:r>
      <w:r w:rsidR="00A1101B">
        <w:rPr>
          <w:rFonts w:ascii="Times New Roman" w:hAnsi="Times New Roman" w:cs="Times New Roman"/>
        </w:rPr>
        <w:t>b</w:t>
      </w:r>
      <w:r w:rsidR="00A1101B" w:rsidRPr="007D466B">
        <w:rPr>
          <w:rFonts w:ascii="Times New Roman" w:hAnsi="Times New Roman" w:cs="Times New Roman"/>
        </w:rPr>
        <w:t xml:space="preserve">eginning </w:t>
      </w:r>
      <w:r w:rsidR="00A1101B">
        <w:rPr>
          <w:rFonts w:ascii="Times New Roman" w:hAnsi="Times New Roman" w:cs="Times New Roman"/>
        </w:rPr>
        <w:t>of m</w:t>
      </w:r>
      <w:r w:rsidR="00A1101B" w:rsidRPr="007D466B">
        <w:rPr>
          <w:rFonts w:ascii="Times New Roman" w:hAnsi="Times New Roman" w:cs="Times New Roman"/>
        </w:rPr>
        <w:t>aturity</w:t>
      </w:r>
      <w:r w:rsidR="004B5A9A">
        <w:rPr>
          <w:rFonts w:ascii="Times New Roman" w:hAnsi="Times New Roman" w:cs="Times New Roman"/>
        </w:rPr>
        <w:t xml:space="preserve"> when seeds reach </w:t>
      </w:r>
      <w:r w:rsidR="004B5A9A" w:rsidRPr="007D466B">
        <w:rPr>
          <w:rFonts w:ascii="Times New Roman" w:hAnsi="Times New Roman" w:cs="Times New Roman"/>
        </w:rPr>
        <w:t>maximum</w:t>
      </w:r>
      <w:r w:rsidR="007D466B" w:rsidRPr="007D466B">
        <w:rPr>
          <w:rFonts w:ascii="Times New Roman" w:hAnsi="Times New Roman" w:cs="Times New Roman"/>
        </w:rPr>
        <w:t xml:space="preserve"> dry weight</w:t>
      </w:r>
      <w:r w:rsidR="008B1743" w:rsidRPr="007D466B">
        <w:rPr>
          <w:rFonts w:ascii="Times New Roman" w:hAnsi="Times New Roman" w:cs="Times New Roman"/>
        </w:rPr>
        <w:t>)</w:t>
      </w:r>
      <w:r w:rsidR="008B1743">
        <w:rPr>
          <w:rFonts w:ascii="Times New Roman" w:hAnsi="Times New Roman" w:cs="Times New Roman"/>
        </w:rPr>
        <w:t xml:space="preserve"> </w:t>
      </w:r>
      <w:r w:rsidR="00C9614F">
        <w:rPr>
          <w:rFonts w:ascii="Times New Roman" w:hAnsi="Times New Roman" w:cs="Times New Roman"/>
        </w:rPr>
        <w:t>or harvest</w:t>
      </w:r>
      <w:r w:rsidR="00165A24">
        <w:rPr>
          <w:rFonts w:ascii="Times New Roman" w:hAnsi="Times New Roman" w:cs="Times New Roman"/>
        </w:rPr>
        <w:t xml:space="preserve"> maturity</w:t>
      </w:r>
      <w:r w:rsidR="00C9614F">
        <w:rPr>
          <w:rFonts w:ascii="Times New Roman" w:hAnsi="Times New Roman" w:cs="Times New Roman"/>
        </w:rPr>
        <w:t xml:space="preserve"> (R8</w:t>
      </w:r>
      <w:r w:rsidR="00CD222F">
        <w:rPr>
          <w:rFonts w:ascii="Times New Roman" w:hAnsi="Times New Roman" w:cs="Times New Roman"/>
        </w:rPr>
        <w:t xml:space="preserve">, </w:t>
      </w:r>
      <w:r w:rsidR="008B1743">
        <w:rPr>
          <w:rFonts w:ascii="Times New Roman" w:hAnsi="Times New Roman" w:cs="Times New Roman"/>
        </w:rPr>
        <w:t xml:space="preserve">when </w:t>
      </w:r>
      <w:r w:rsidR="00133ED2" w:rsidRPr="00133ED2">
        <w:rPr>
          <w:rFonts w:ascii="Times New Roman" w:hAnsi="Times New Roman" w:cs="Times New Roman"/>
        </w:rPr>
        <w:t xml:space="preserve">95% of pods </w:t>
      </w:r>
      <w:r w:rsidR="00CD222F">
        <w:rPr>
          <w:rFonts w:ascii="Times New Roman" w:hAnsi="Times New Roman" w:cs="Times New Roman"/>
        </w:rPr>
        <w:t>have</w:t>
      </w:r>
      <w:r w:rsidR="00CD222F" w:rsidRPr="00133ED2">
        <w:rPr>
          <w:rFonts w:ascii="Times New Roman" w:hAnsi="Times New Roman" w:cs="Times New Roman"/>
        </w:rPr>
        <w:t xml:space="preserve"> </w:t>
      </w:r>
      <w:r w:rsidR="00133ED2" w:rsidRPr="00133ED2">
        <w:rPr>
          <w:rFonts w:ascii="Times New Roman" w:hAnsi="Times New Roman" w:cs="Times New Roman"/>
        </w:rPr>
        <w:t>reached their mature color</w:t>
      </w:r>
      <w:r w:rsidR="00CD222F">
        <w:rPr>
          <w:rFonts w:ascii="Times New Roman" w:hAnsi="Times New Roman" w:cs="Times New Roman"/>
        </w:rPr>
        <w:t>)</w:t>
      </w:r>
      <w:r w:rsidR="008B1743" w:rsidRPr="007F0859">
        <w:rPr>
          <w:rFonts w:ascii="Times New Roman" w:hAnsi="Times New Roman" w:cs="Times New Roman"/>
        </w:rPr>
        <w:t xml:space="preserve">. </w:t>
      </w:r>
      <w:r w:rsidR="004956A6">
        <w:rPr>
          <w:rFonts w:ascii="Times New Roman" w:hAnsi="Times New Roman" w:cs="Times New Roman"/>
        </w:rPr>
        <w:t xml:space="preserve">Just one study </w:t>
      </w:r>
      <w:r w:rsidR="005F4953">
        <w:rPr>
          <w:rFonts w:ascii="Times New Roman" w:hAnsi="Times New Roman" w:cs="Times New Roman"/>
        </w:rPr>
        <w:t>considered the a</w:t>
      </w:r>
      <w:r w:rsidR="00C9614F">
        <w:rPr>
          <w:rFonts w:ascii="Times New Roman" w:hAnsi="Times New Roman" w:cs="Times New Roman"/>
        </w:rPr>
        <w:t xml:space="preserve">lternative </w:t>
      </w:r>
      <w:r w:rsidR="005F4953">
        <w:rPr>
          <w:rFonts w:ascii="Times New Roman" w:hAnsi="Times New Roman" w:cs="Times New Roman"/>
        </w:rPr>
        <w:t>R</w:t>
      </w:r>
      <w:r w:rsidR="0011254F">
        <w:rPr>
          <w:rFonts w:ascii="Times New Roman" w:hAnsi="Times New Roman" w:cs="Times New Roman"/>
        </w:rPr>
        <w:t>6 (</w:t>
      </w:r>
      <w:r w:rsidR="007D466B">
        <w:rPr>
          <w:rFonts w:ascii="Times New Roman" w:hAnsi="Times New Roman" w:cs="Times New Roman"/>
        </w:rPr>
        <w:t>full seed</w:t>
      </w:r>
      <w:r w:rsidR="004B5A9A">
        <w:rPr>
          <w:rFonts w:ascii="Times New Roman" w:hAnsi="Times New Roman" w:cs="Times New Roman"/>
        </w:rPr>
        <w:t xml:space="preserve"> </w:t>
      </w:r>
      <w:r w:rsidR="00C76803">
        <w:rPr>
          <w:rFonts w:ascii="Times New Roman" w:hAnsi="Times New Roman" w:cs="Times New Roman"/>
        </w:rPr>
        <w:t>development</w:t>
      </w:r>
      <w:r w:rsidR="0011254F">
        <w:rPr>
          <w:rFonts w:ascii="Times New Roman" w:hAnsi="Times New Roman" w:cs="Times New Roman"/>
        </w:rPr>
        <w:t>) s</w:t>
      </w:r>
      <w:r w:rsidR="00C9614F">
        <w:rPr>
          <w:rFonts w:ascii="Times New Roman" w:hAnsi="Times New Roman" w:cs="Times New Roman"/>
        </w:rPr>
        <w:t>tage</w:t>
      </w:r>
      <w:r w:rsidR="0011254F">
        <w:rPr>
          <w:rFonts w:ascii="Times New Roman" w:hAnsi="Times New Roman" w:cs="Times New Roman"/>
        </w:rPr>
        <w:t xml:space="preserve">, which </w:t>
      </w:r>
      <w:r w:rsidR="00A24793">
        <w:rPr>
          <w:rFonts w:ascii="Times New Roman" w:hAnsi="Times New Roman" w:cs="Times New Roman"/>
        </w:rPr>
        <w:t>resulted in the determination of “pod</w:t>
      </w:r>
      <w:r w:rsidR="003A4B81">
        <w:rPr>
          <w:rFonts w:ascii="Times New Roman" w:hAnsi="Times New Roman" w:cs="Times New Roman"/>
        </w:rPr>
        <w:t xml:space="preserve"> HI</w:t>
      </w:r>
      <w:r w:rsidR="00A24793">
        <w:rPr>
          <w:rFonts w:ascii="Times New Roman" w:hAnsi="Times New Roman" w:cs="Times New Roman"/>
        </w:rPr>
        <w:t>”</w:t>
      </w:r>
      <w:r w:rsidR="003A4B81">
        <w:rPr>
          <w:rFonts w:ascii="Times New Roman" w:hAnsi="Times New Roman" w:cs="Times New Roman"/>
        </w:rPr>
        <w:t>.</w:t>
      </w:r>
      <w:r w:rsidR="00C9614F">
        <w:rPr>
          <w:rFonts w:ascii="Times New Roman" w:hAnsi="Times New Roman" w:cs="Times New Roman"/>
        </w:rPr>
        <w:t xml:space="preserve"> </w:t>
      </w:r>
      <w:r w:rsidR="00AB1EE9">
        <w:rPr>
          <w:rFonts w:ascii="Times New Roman" w:hAnsi="Times New Roman" w:cs="Times New Roman"/>
        </w:rPr>
        <w:t xml:space="preserve">Moreover, multiple studies failed to identify the evaluated phenology stage, which may </w:t>
      </w:r>
      <w:r w:rsidR="0048171D">
        <w:rPr>
          <w:rFonts w:ascii="Times New Roman" w:hAnsi="Times New Roman" w:cs="Times New Roman"/>
        </w:rPr>
        <w:t>result in diverging HI responses.</w:t>
      </w:r>
    </w:p>
    <w:p w14:paraId="2641F543" w14:textId="77777777" w:rsidR="00F17E8B" w:rsidRPr="00B530F0" w:rsidRDefault="00F17E8B" w:rsidP="00F17E8B">
      <w:pPr>
        <w:spacing w:after="0" w:line="276" w:lineRule="auto"/>
        <w:jc w:val="both"/>
        <w:rPr>
          <w:rFonts w:ascii="Times New Roman" w:hAnsi="Times New Roman" w:cs="Times New Roman"/>
        </w:rPr>
      </w:pPr>
    </w:p>
    <w:p w14:paraId="403476F3" w14:textId="080D4FE8" w:rsidR="00F17E8B" w:rsidRPr="00735303" w:rsidRDefault="00735303" w:rsidP="00735303">
      <w:pPr>
        <w:spacing w:after="0" w:line="276" w:lineRule="auto"/>
        <w:jc w:val="both"/>
        <w:rPr>
          <w:rFonts w:ascii="Times New Roman" w:hAnsi="Times New Roman" w:cs="Times New Roman"/>
        </w:rPr>
      </w:pPr>
      <w:r>
        <w:rPr>
          <w:rFonts w:ascii="Times New Roman" w:hAnsi="Times New Roman" w:cs="Times New Roman"/>
          <w:b/>
          <w:bCs/>
        </w:rPr>
        <w:t xml:space="preserve">3.4 </w:t>
      </w:r>
      <w:r w:rsidR="00014CE0" w:rsidRPr="00735303">
        <w:rPr>
          <w:rFonts w:ascii="Times New Roman" w:hAnsi="Times New Roman" w:cs="Times New Roman"/>
          <w:b/>
          <w:bCs/>
        </w:rPr>
        <w:t>Destructive Sampling Procedure, Plot Area for Sampling and measurement</w:t>
      </w:r>
    </w:p>
    <w:p w14:paraId="43AF246B" w14:textId="53946EE9" w:rsidR="00182082" w:rsidRPr="00AF5BEC" w:rsidRDefault="00370E6F" w:rsidP="00182082">
      <w:pPr>
        <w:spacing w:after="0" w:line="276" w:lineRule="auto"/>
        <w:jc w:val="both"/>
        <w:rPr>
          <w:rFonts w:ascii="Times New Roman" w:hAnsi="Times New Roman" w:cs="Times New Roman"/>
          <w:b/>
          <w:bCs/>
        </w:rPr>
      </w:pPr>
      <w:r w:rsidRPr="004130CF">
        <w:rPr>
          <w:rFonts w:ascii="Times New Roman" w:hAnsi="Times New Roman" w:cs="Times New Roman"/>
        </w:rPr>
        <w:t>Most studies indicate that</w:t>
      </w:r>
      <w:r w:rsidR="00014CE0" w:rsidRPr="004130CF">
        <w:rPr>
          <w:rFonts w:ascii="Times New Roman" w:hAnsi="Times New Roman" w:cs="Times New Roman"/>
        </w:rPr>
        <w:t xml:space="preserve"> </w:t>
      </w:r>
      <w:r w:rsidR="00FD4397" w:rsidRPr="004130CF">
        <w:rPr>
          <w:rFonts w:ascii="Times New Roman" w:hAnsi="Times New Roman" w:cs="Times New Roman"/>
        </w:rPr>
        <w:t>p</w:t>
      </w:r>
      <w:r w:rsidR="00ED3B19" w:rsidRPr="004130CF">
        <w:rPr>
          <w:rFonts w:ascii="Times New Roman" w:hAnsi="Times New Roman" w:cs="Times New Roman"/>
        </w:rPr>
        <w:t xml:space="preserve">lants </w:t>
      </w:r>
      <w:r w:rsidR="00014CE0" w:rsidRPr="004130CF">
        <w:rPr>
          <w:rFonts w:ascii="Times New Roman" w:hAnsi="Times New Roman" w:cs="Times New Roman"/>
        </w:rPr>
        <w:t>are hand-harvested mainly from the central rows of each experimental plot through conventional destructive sampling methods, with senescent leaves excluded. The number of plants harvested per plot varie</w:t>
      </w:r>
      <w:r w:rsidR="00C67818" w:rsidRPr="004130CF">
        <w:rPr>
          <w:rFonts w:ascii="Times New Roman" w:hAnsi="Times New Roman" w:cs="Times New Roman"/>
        </w:rPr>
        <w:t>d</w:t>
      </w:r>
      <w:r w:rsidR="00014CE0" w:rsidRPr="004130CF">
        <w:rPr>
          <w:rFonts w:ascii="Times New Roman" w:hAnsi="Times New Roman" w:cs="Times New Roman"/>
        </w:rPr>
        <w:t xml:space="preserve"> depending on the study, ranging from 5 plants to all plants within a defined area, </w:t>
      </w:r>
      <w:r w:rsidR="00C67818" w:rsidRPr="004130CF">
        <w:rPr>
          <w:rFonts w:ascii="Times New Roman" w:hAnsi="Times New Roman" w:cs="Times New Roman"/>
        </w:rPr>
        <w:t>commonly from</w:t>
      </w:r>
      <w:r w:rsidR="00014CE0" w:rsidRPr="004130CF">
        <w:rPr>
          <w:rFonts w:ascii="Times New Roman" w:hAnsi="Times New Roman" w:cs="Times New Roman"/>
        </w:rPr>
        <w:t xml:space="preserve"> 0.5m² to 1m². </w:t>
      </w:r>
      <w:r w:rsidR="00F523E2" w:rsidRPr="004130CF">
        <w:rPr>
          <w:rFonts w:ascii="Times New Roman" w:hAnsi="Times New Roman" w:cs="Times New Roman"/>
        </w:rPr>
        <w:t xml:space="preserve">All aboveground biomass components, including stems, pods, and </w:t>
      </w:r>
      <w:r w:rsidR="00E358D9" w:rsidRPr="004130CF">
        <w:rPr>
          <w:rFonts w:ascii="Times New Roman" w:hAnsi="Times New Roman" w:cs="Times New Roman"/>
        </w:rPr>
        <w:t xml:space="preserve">green </w:t>
      </w:r>
      <w:r w:rsidR="00F523E2" w:rsidRPr="004130CF">
        <w:rPr>
          <w:rFonts w:ascii="Times New Roman" w:hAnsi="Times New Roman" w:cs="Times New Roman"/>
        </w:rPr>
        <w:t>leaves</w:t>
      </w:r>
      <w:r w:rsidR="00E358D9" w:rsidRPr="004130CF">
        <w:rPr>
          <w:rFonts w:ascii="Times New Roman" w:hAnsi="Times New Roman" w:cs="Times New Roman"/>
        </w:rPr>
        <w:t xml:space="preserve"> are</w:t>
      </w:r>
      <w:r w:rsidR="00014CE0" w:rsidRPr="004130CF">
        <w:rPr>
          <w:rFonts w:ascii="Times New Roman" w:hAnsi="Times New Roman" w:cs="Times New Roman"/>
        </w:rPr>
        <w:t xml:space="preserve"> </w:t>
      </w:r>
      <w:r w:rsidR="00F523E2" w:rsidRPr="004130CF">
        <w:rPr>
          <w:rFonts w:ascii="Times New Roman" w:hAnsi="Times New Roman" w:cs="Times New Roman"/>
        </w:rPr>
        <w:t xml:space="preserve">oven-dried at 60–65°C until constant </w:t>
      </w:r>
      <w:r w:rsidR="00F523E2" w:rsidRPr="00AF5BEC">
        <w:rPr>
          <w:rFonts w:ascii="Times New Roman" w:hAnsi="Times New Roman" w:cs="Times New Roman"/>
        </w:rPr>
        <w:t xml:space="preserve">weight (≥72 h) to determine total aboveground dry biomass. Dried samples are mechanically threshed, and </w:t>
      </w:r>
      <w:r w:rsidR="00E358D9" w:rsidRPr="00AF5BEC">
        <w:rPr>
          <w:rFonts w:ascii="Times New Roman" w:hAnsi="Times New Roman" w:cs="Times New Roman"/>
        </w:rPr>
        <w:t xml:space="preserve">seed </w:t>
      </w:r>
      <w:r w:rsidR="00F523E2" w:rsidRPr="00AF5BEC">
        <w:rPr>
          <w:rFonts w:ascii="Times New Roman" w:hAnsi="Times New Roman" w:cs="Times New Roman"/>
        </w:rPr>
        <w:t>was separated from non-</w:t>
      </w:r>
      <w:r w:rsidR="00E358D9" w:rsidRPr="00AF5BEC">
        <w:rPr>
          <w:rFonts w:ascii="Times New Roman" w:hAnsi="Times New Roman" w:cs="Times New Roman"/>
        </w:rPr>
        <w:t xml:space="preserve">seed </w:t>
      </w:r>
      <w:r w:rsidR="00F523E2" w:rsidRPr="00AF5BEC">
        <w:rPr>
          <w:rFonts w:ascii="Times New Roman" w:hAnsi="Times New Roman" w:cs="Times New Roman"/>
        </w:rPr>
        <w:t>components (pod</w:t>
      </w:r>
      <w:r w:rsidR="00E358D9" w:rsidRPr="00AF5BEC">
        <w:rPr>
          <w:rFonts w:ascii="Times New Roman" w:hAnsi="Times New Roman" w:cs="Times New Roman"/>
        </w:rPr>
        <w:t xml:space="preserve"> walls</w:t>
      </w:r>
      <w:r w:rsidR="00F523E2" w:rsidRPr="00AF5BEC">
        <w:rPr>
          <w:rFonts w:ascii="Times New Roman" w:hAnsi="Times New Roman" w:cs="Times New Roman"/>
        </w:rPr>
        <w:t xml:space="preserve">, stems). </w:t>
      </w:r>
      <w:r w:rsidR="00D7295D">
        <w:rPr>
          <w:rFonts w:ascii="Times New Roman" w:hAnsi="Times New Roman" w:cs="Times New Roman"/>
        </w:rPr>
        <w:t>Seed</w:t>
      </w:r>
      <w:r w:rsidR="00F523E2" w:rsidRPr="00AF5BEC">
        <w:rPr>
          <w:rFonts w:ascii="Times New Roman" w:hAnsi="Times New Roman" w:cs="Times New Roman"/>
        </w:rPr>
        <w:t xml:space="preserve"> </w:t>
      </w:r>
      <w:r w:rsidR="004130C2" w:rsidRPr="00AF5BEC">
        <w:rPr>
          <w:rFonts w:ascii="Times New Roman" w:hAnsi="Times New Roman" w:cs="Times New Roman"/>
        </w:rPr>
        <w:t>weight</w:t>
      </w:r>
      <w:r w:rsidR="00F523E2" w:rsidRPr="00AF5BEC">
        <w:rPr>
          <w:rFonts w:ascii="Times New Roman" w:hAnsi="Times New Roman" w:cs="Times New Roman"/>
        </w:rPr>
        <w:t xml:space="preserve"> subsequently is adjusted to standardized moisture (13%) applying gravimetric correction</w:t>
      </w:r>
      <w:r w:rsidR="00014CE0" w:rsidRPr="00AF5BEC">
        <w:rPr>
          <w:rFonts w:ascii="Times New Roman" w:hAnsi="Times New Roman" w:cs="Times New Roman"/>
        </w:rPr>
        <w:t xml:space="preserve">. </w:t>
      </w:r>
      <w:r w:rsidR="0055054F" w:rsidRPr="00AF5BEC">
        <w:rPr>
          <w:rFonts w:ascii="Times New Roman" w:hAnsi="Times New Roman" w:cs="Times New Roman"/>
        </w:rPr>
        <w:t>HI</w:t>
      </w:r>
      <w:r w:rsidR="00014CE0" w:rsidRPr="00AF5BEC">
        <w:rPr>
          <w:rFonts w:ascii="Times New Roman" w:hAnsi="Times New Roman" w:cs="Times New Roman"/>
        </w:rPr>
        <w:t xml:space="preserve"> is subsequently determined by dividing the seed yield (in kg ha⁻¹) by the total biomass weight (in kg ha⁻¹).</w:t>
      </w:r>
      <w:r w:rsidR="00FD2105" w:rsidRPr="00AF5BEC">
        <w:rPr>
          <w:rFonts w:ascii="Times New Roman" w:hAnsi="Times New Roman" w:cs="Times New Roman"/>
        </w:rPr>
        <w:t xml:space="preserve"> We tried to summary different scientific methods </w:t>
      </w:r>
      <w:r w:rsidR="004130CF" w:rsidRPr="00AF5BEC">
        <w:rPr>
          <w:rFonts w:ascii="Times New Roman" w:hAnsi="Times New Roman" w:cs="Times New Roman"/>
        </w:rPr>
        <w:t>to calculate</w:t>
      </w:r>
      <w:r w:rsidR="00FD2105" w:rsidRPr="00AF5BEC">
        <w:rPr>
          <w:rFonts w:ascii="Times New Roman" w:hAnsi="Times New Roman" w:cs="Times New Roman"/>
        </w:rPr>
        <w:t xml:space="preserve"> soybean </w:t>
      </w:r>
      <w:r w:rsidR="004130CF" w:rsidRPr="00AF5BEC">
        <w:rPr>
          <w:rFonts w:ascii="Times New Roman" w:hAnsi="Times New Roman" w:cs="Times New Roman"/>
        </w:rPr>
        <w:t>HI</w:t>
      </w:r>
      <w:r w:rsidR="00FD2105" w:rsidRPr="00AF5BEC">
        <w:rPr>
          <w:rFonts w:ascii="Times New Roman" w:hAnsi="Times New Roman" w:cs="Times New Roman"/>
        </w:rPr>
        <w:t xml:space="preserve">, indicates </w:t>
      </w:r>
      <w:r w:rsidR="00FD2105" w:rsidRPr="00AF5BEC">
        <w:rPr>
          <w:rStyle w:val="Strong"/>
          <w:rFonts w:ascii="Times New Roman" w:hAnsi="Times New Roman" w:cs="Times New Roman"/>
          <w:b w:val="0"/>
          <w:bCs w:val="0"/>
        </w:rPr>
        <w:t>how commonly each method is used in research</w:t>
      </w:r>
      <w:r w:rsidR="00FD2105" w:rsidRPr="00AF5BEC">
        <w:rPr>
          <w:rStyle w:val="Strong"/>
          <w:rFonts w:ascii="Times New Roman" w:hAnsi="Times New Roman" w:cs="Times New Roman"/>
        </w:rPr>
        <w:t>.</w:t>
      </w:r>
      <w:r w:rsidR="004130CF" w:rsidRPr="00AF5BEC">
        <w:rPr>
          <w:rFonts w:ascii="Times New Roman" w:hAnsi="Times New Roman" w:cs="Times New Roman"/>
        </w:rPr>
        <w:t xml:space="preserve"> Even though </w:t>
      </w:r>
      <w:r w:rsidR="004130CF" w:rsidRPr="00AF5BEC">
        <w:rPr>
          <w:rStyle w:val="Strong"/>
          <w:rFonts w:ascii="Times New Roman" w:hAnsi="Times New Roman" w:cs="Times New Roman"/>
          <w:b w:val="0"/>
          <w:bCs w:val="0"/>
        </w:rPr>
        <w:t>many research papers did not describe the procedure in detail</w:t>
      </w:r>
      <w:r w:rsidR="004130CF" w:rsidRPr="00AF5BEC">
        <w:rPr>
          <w:rFonts w:ascii="Times New Roman" w:hAnsi="Times New Roman" w:cs="Times New Roman"/>
        </w:rPr>
        <w:t xml:space="preserve">, they were </w:t>
      </w:r>
      <w:r w:rsidR="004130CF" w:rsidRPr="00AF5BEC">
        <w:rPr>
          <w:rStyle w:val="Strong"/>
          <w:rFonts w:ascii="Times New Roman" w:hAnsi="Times New Roman" w:cs="Times New Roman"/>
          <w:b w:val="0"/>
          <w:bCs w:val="0"/>
        </w:rPr>
        <w:t xml:space="preserve">implicitly using the traditional method to calculate HI </w:t>
      </w:r>
      <w:r w:rsidR="004130CF" w:rsidRPr="00AF5BEC">
        <w:rPr>
          <w:rStyle w:val="Strong"/>
          <w:rFonts w:ascii="Times New Roman" w:hAnsi="Times New Roman" w:cs="Times New Roman"/>
          <w:b w:val="0"/>
          <w:bCs w:val="0"/>
        </w:rPr>
        <w:br/>
        <w:t>(Table 1).</w:t>
      </w:r>
    </w:p>
    <w:p w14:paraId="1689C583" w14:textId="77777777" w:rsidR="00864866" w:rsidRPr="00B530F0" w:rsidRDefault="00864866" w:rsidP="00F17E8B">
      <w:pPr>
        <w:pStyle w:val="ListParagraph"/>
        <w:spacing w:after="0" w:line="276" w:lineRule="auto"/>
        <w:ind w:left="0"/>
        <w:jc w:val="both"/>
        <w:rPr>
          <w:rFonts w:ascii="Times New Roman" w:hAnsi="Times New Roman" w:cs="Times New Roman"/>
        </w:rPr>
      </w:pPr>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4"/>
        <w:gridCol w:w="2096"/>
        <w:gridCol w:w="1890"/>
        <w:gridCol w:w="900"/>
      </w:tblGrid>
      <w:tr w:rsidR="00D24AE1" w:rsidRPr="008763CD" w14:paraId="6AF387CC" w14:textId="77777777" w:rsidTr="000D2881">
        <w:trPr>
          <w:jc w:val="center"/>
        </w:trPr>
        <w:tc>
          <w:tcPr>
            <w:tcW w:w="9630" w:type="dxa"/>
            <w:gridSpan w:val="4"/>
            <w:tcBorders>
              <w:bottom w:val="single" w:sz="4" w:space="0" w:color="auto"/>
            </w:tcBorders>
          </w:tcPr>
          <w:p w14:paraId="06AE6208" w14:textId="3AC90077" w:rsidR="00D24AE1" w:rsidRPr="008763CD" w:rsidRDefault="00D24AE1" w:rsidP="009A7613">
            <w:pPr>
              <w:spacing w:line="276" w:lineRule="auto"/>
              <w:jc w:val="both"/>
              <w:rPr>
                <w:rFonts w:ascii="Times New Roman" w:hAnsi="Times New Roman" w:cs="Times New Roman"/>
                <w:b/>
                <w:bCs/>
              </w:rPr>
            </w:pPr>
            <w:r w:rsidRPr="0021300A">
              <w:rPr>
                <w:rFonts w:ascii="Times New Roman" w:hAnsi="Times New Roman" w:cs="Times New Roman"/>
                <w:b/>
                <w:bCs/>
              </w:rPr>
              <w:t>Table</w:t>
            </w:r>
            <w:r w:rsidR="00B530F0" w:rsidRPr="0021300A">
              <w:rPr>
                <w:rFonts w:ascii="Times New Roman" w:hAnsi="Times New Roman" w:cs="Times New Roman"/>
                <w:b/>
                <w:bCs/>
              </w:rPr>
              <w:t xml:space="preserve"> 1</w:t>
            </w:r>
            <w:r w:rsidRPr="0021300A">
              <w:rPr>
                <w:rFonts w:ascii="Times New Roman" w:hAnsi="Times New Roman" w:cs="Times New Roman"/>
                <w:b/>
                <w:bCs/>
              </w:rPr>
              <w:t xml:space="preserve"> Most common methodologies used to determine soybean harvest index</w:t>
            </w:r>
            <w:r w:rsidR="0035473A" w:rsidRPr="0021300A">
              <w:rPr>
                <w:rFonts w:ascii="Times New Roman" w:hAnsi="Times New Roman" w:cs="Times New Roman"/>
                <w:b/>
                <w:bCs/>
              </w:rPr>
              <w:t>.</w:t>
            </w:r>
            <w:r w:rsidRPr="008763CD">
              <w:rPr>
                <w:rFonts w:ascii="Times New Roman" w:hAnsi="Times New Roman" w:cs="Times New Roman"/>
                <w:b/>
                <w:bCs/>
              </w:rPr>
              <w:t xml:space="preserve"> </w:t>
            </w:r>
          </w:p>
        </w:tc>
      </w:tr>
      <w:tr w:rsidR="00C97EF7" w:rsidRPr="008763CD" w14:paraId="43349619" w14:textId="0068125D" w:rsidTr="008763CD">
        <w:trPr>
          <w:jc w:val="center"/>
        </w:trPr>
        <w:tc>
          <w:tcPr>
            <w:tcW w:w="0" w:type="auto"/>
            <w:tcBorders>
              <w:top w:val="single" w:sz="4" w:space="0" w:color="auto"/>
              <w:bottom w:val="single" w:sz="4" w:space="0" w:color="auto"/>
            </w:tcBorders>
          </w:tcPr>
          <w:p w14:paraId="25596174" w14:textId="5DDE9D8F" w:rsidR="00C97EF7" w:rsidRPr="008763CD" w:rsidRDefault="00C97EF7" w:rsidP="0038699A">
            <w:pPr>
              <w:spacing w:line="276" w:lineRule="auto"/>
              <w:jc w:val="center"/>
              <w:rPr>
                <w:rFonts w:ascii="Times New Roman" w:hAnsi="Times New Roman" w:cs="Times New Roman"/>
                <w:b/>
                <w:bCs/>
                <w:sz w:val="20"/>
                <w:szCs w:val="20"/>
              </w:rPr>
            </w:pPr>
            <w:r w:rsidRPr="008763CD">
              <w:rPr>
                <w:rFonts w:ascii="Times New Roman" w:hAnsi="Times New Roman" w:cs="Times New Roman"/>
                <w:b/>
                <w:bCs/>
                <w:sz w:val="20"/>
                <w:szCs w:val="20"/>
              </w:rPr>
              <w:t>Brief description</w:t>
            </w:r>
          </w:p>
        </w:tc>
        <w:tc>
          <w:tcPr>
            <w:tcW w:w="2096" w:type="dxa"/>
            <w:tcBorders>
              <w:top w:val="single" w:sz="4" w:space="0" w:color="auto"/>
              <w:bottom w:val="single" w:sz="4" w:space="0" w:color="auto"/>
            </w:tcBorders>
          </w:tcPr>
          <w:p w14:paraId="70FC720C" w14:textId="1AD4DA59" w:rsidR="00C97EF7" w:rsidRPr="008763CD" w:rsidRDefault="00C97EF7" w:rsidP="002830F7">
            <w:pPr>
              <w:spacing w:line="276" w:lineRule="auto"/>
              <w:jc w:val="center"/>
              <w:rPr>
                <w:rFonts w:ascii="Times New Roman" w:hAnsi="Times New Roman" w:cs="Times New Roman"/>
                <w:b/>
                <w:bCs/>
                <w:sz w:val="20"/>
                <w:szCs w:val="20"/>
              </w:rPr>
            </w:pPr>
            <w:r w:rsidRPr="008763CD">
              <w:rPr>
                <w:rFonts w:ascii="Times New Roman" w:hAnsi="Times New Roman" w:cs="Times New Roman"/>
                <w:b/>
                <w:bCs/>
                <w:sz w:val="20"/>
                <w:szCs w:val="20"/>
              </w:rPr>
              <w:t>Biomass sampling phenology stage</w:t>
            </w:r>
          </w:p>
        </w:tc>
        <w:tc>
          <w:tcPr>
            <w:tcW w:w="1890" w:type="dxa"/>
            <w:tcBorders>
              <w:top w:val="single" w:sz="4" w:space="0" w:color="auto"/>
              <w:bottom w:val="single" w:sz="4" w:space="0" w:color="auto"/>
            </w:tcBorders>
          </w:tcPr>
          <w:p w14:paraId="2944DBE8" w14:textId="77777777" w:rsidR="00C97EF7" w:rsidRPr="008763CD" w:rsidRDefault="00C97EF7" w:rsidP="002830F7">
            <w:pPr>
              <w:spacing w:line="276" w:lineRule="auto"/>
              <w:jc w:val="center"/>
              <w:rPr>
                <w:rFonts w:ascii="Times New Roman" w:hAnsi="Times New Roman" w:cs="Times New Roman"/>
                <w:b/>
                <w:bCs/>
                <w:sz w:val="20"/>
                <w:szCs w:val="20"/>
              </w:rPr>
            </w:pPr>
            <w:r w:rsidRPr="008763CD">
              <w:rPr>
                <w:rFonts w:ascii="Times New Roman" w:hAnsi="Times New Roman" w:cs="Times New Roman"/>
                <w:b/>
                <w:bCs/>
                <w:sz w:val="20"/>
                <w:szCs w:val="20"/>
              </w:rPr>
              <w:t>Seed sampling</w:t>
            </w:r>
          </w:p>
          <w:p w14:paraId="1FB022D2" w14:textId="6F5F597B" w:rsidR="00C97EF7" w:rsidRPr="008763CD" w:rsidRDefault="00C97EF7" w:rsidP="002830F7">
            <w:pPr>
              <w:spacing w:line="276" w:lineRule="auto"/>
              <w:jc w:val="center"/>
              <w:rPr>
                <w:rFonts w:ascii="Times New Roman" w:hAnsi="Times New Roman" w:cs="Times New Roman"/>
                <w:b/>
                <w:bCs/>
                <w:sz w:val="20"/>
                <w:szCs w:val="20"/>
              </w:rPr>
            </w:pPr>
            <w:r w:rsidRPr="008763CD">
              <w:rPr>
                <w:rFonts w:ascii="Times New Roman" w:hAnsi="Times New Roman" w:cs="Times New Roman"/>
                <w:b/>
                <w:bCs/>
                <w:sz w:val="20"/>
                <w:szCs w:val="20"/>
              </w:rPr>
              <w:t>phenology stage</w:t>
            </w:r>
          </w:p>
        </w:tc>
        <w:tc>
          <w:tcPr>
            <w:tcW w:w="900" w:type="dxa"/>
            <w:tcBorders>
              <w:top w:val="single" w:sz="4" w:space="0" w:color="auto"/>
              <w:bottom w:val="single" w:sz="4" w:space="0" w:color="auto"/>
            </w:tcBorders>
          </w:tcPr>
          <w:p w14:paraId="33953BB9" w14:textId="684F88ED" w:rsidR="00C97EF7" w:rsidRPr="008763CD" w:rsidRDefault="00C97EF7" w:rsidP="0038699A">
            <w:pPr>
              <w:spacing w:line="276" w:lineRule="auto"/>
              <w:jc w:val="center"/>
              <w:rPr>
                <w:rFonts w:ascii="Times New Roman" w:hAnsi="Times New Roman" w:cs="Times New Roman"/>
                <w:b/>
                <w:bCs/>
                <w:sz w:val="20"/>
                <w:szCs w:val="20"/>
              </w:rPr>
            </w:pPr>
            <w:r w:rsidRPr="008763CD">
              <w:rPr>
                <w:rFonts w:ascii="Times New Roman" w:hAnsi="Times New Roman" w:cs="Times New Roman"/>
                <w:b/>
                <w:bCs/>
                <w:sz w:val="20"/>
                <w:szCs w:val="20"/>
              </w:rPr>
              <w:t># of Articles</w:t>
            </w:r>
          </w:p>
        </w:tc>
      </w:tr>
      <w:tr w:rsidR="00C97EF7" w:rsidRPr="008763CD" w14:paraId="7D84B522" w14:textId="7F20FC0D" w:rsidTr="008763CD">
        <w:trPr>
          <w:jc w:val="center"/>
        </w:trPr>
        <w:tc>
          <w:tcPr>
            <w:tcW w:w="0" w:type="auto"/>
            <w:tcBorders>
              <w:top w:val="single" w:sz="4" w:space="0" w:color="auto"/>
              <w:bottom w:val="single" w:sz="4" w:space="0" w:color="auto"/>
            </w:tcBorders>
          </w:tcPr>
          <w:p w14:paraId="6A0573ED" w14:textId="6663F904" w:rsidR="00C97EF7" w:rsidRPr="008763CD" w:rsidRDefault="00985F78" w:rsidP="0038699A">
            <w:pPr>
              <w:spacing w:line="276" w:lineRule="auto"/>
              <w:jc w:val="both"/>
              <w:rPr>
                <w:rFonts w:ascii="Times New Roman" w:hAnsi="Times New Roman" w:cs="Times New Roman"/>
                <w:b/>
                <w:bCs/>
                <w:sz w:val="20"/>
                <w:szCs w:val="20"/>
              </w:rPr>
            </w:pPr>
            <w:r w:rsidRPr="008763CD">
              <w:rPr>
                <w:rFonts w:ascii="Times New Roman" w:hAnsi="Times New Roman" w:cs="Times New Roman"/>
                <w:sz w:val="20"/>
                <w:szCs w:val="20"/>
              </w:rPr>
              <w:t>HI</w:t>
            </w:r>
            <w:r w:rsidR="002830F7" w:rsidRPr="008763CD">
              <w:rPr>
                <w:rFonts w:ascii="Times New Roman" w:hAnsi="Times New Roman" w:cs="Times New Roman"/>
                <w:sz w:val="20"/>
                <w:szCs w:val="20"/>
              </w:rPr>
              <w:t>:</w:t>
            </w:r>
            <w:r w:rsidRPr="008763CD">
              <w:rPr>
                <w:rFonts w:ascii="Times New Roman" w:hAnsi="Times New Roman" w:cs="Times New Roman"/>
                <w:sz w:val="20"/>
                <w:szCs w:val="20"/>
              </w:rPr>
              <w:t xml:space="preserve"> </w:t>
            </w:r>
            <w:r w:rsidR="002830F7" w:rsidRPr="008763CD">
              <w:rPr>
                <w:rFonts w:ascii="Times New Roman" w:hAnsi="Times New Roman" w:cs="Times New Roman"/>
                <w:sz w:val="20"/>
                <w:szCs w:val="20"/>
              </w:rPr>
              <w:t xml:space="preserve">Ratio of </w:t>
            </w:r>
            <w:r w:rsidR="00A449C3">
              <w:rPr>
                <w:rFonts w:ascii="Times New Roman" w:hAnsi="Times New Roman" w:cs="Times New Roman"/>
                <w:sz w:val="20"/>
                <w:szCs w:val="20"/>
              </w:rPr>
              <w:t>seed</w:t>
            </w:r>
            <w:r w:rsidR="002830F7" w:rsidRPr="008763CD">
              <w:rPr>
                <w:rFonts w:ascii="Times New Roman" w:hAnsi="Times New Roman" w:cs="Times New Roman"/>
                <w:sz w:val="20"/>
                <w:szCs w:val="20"/>
              </w:rPr>
              <w:t xml:space="preserve"> yield to biological yield</w:t>
            </w:r>
            <w:r w:rsidR="00307D5B" w:rsidRPr="008763CD">
              <w:rPr>
                <w:rFonts w:ascii="Times New Roman" w:hAnsi="Times New Roman" w:cs="Times New Roman"/>
                <w:sz w:val="20"/>
                <w:szCs w:val="20"/>
              </w:rPr>
              <w:t>.</w:t>
            </w:r>
            <w:r w:rsidR="00C97EF7" w:rsidRPr="008763CD">
              <w:rPr>
                <w:rFonts w:ascii="Times New Roman" w:hAnsi="Times New Roman" w:cs="Times New Roman"/>
                <w:sz w:val="20"/>
                <w:szCs w:val="20"/>
              </w:rPr>
              <w:t xml:space="preserve"> Senesced leaves and petioles were not collected. Whole plants were dried, weighed, and threshed</w:t>
            </w:r>
            <w:r w:rsidR="00713FAE" w:rsidRPr="008763CD">
              <w:rPr>
                <w:rFonts w:ascii="Times New Roman" w:hAnsi="Times New Roman" w:cs="Times New Roman"/>
                <w:sz w:val="20"/>
                <w:szCs w:val="20"/>
              </w:rPr>
              <w:t>.</w:t>
            </w:r>
          </w:p>
        </w:tc>
        <w:tc>
          <w:tcPr>
            <w:tcW w:w="2096" w:type="dxa"/>
            <w:tcBorders>
              <w:top w:val="single" w:sz="4" w:space="0" w:color="auto"/>
              <w:bottom w:val="single" w:sz="4" w:space="0" w:color="auto"/>
            </w:tcBorders>
          </w:tcPr>
          <w:p w14:paraId="6E3D44A1" w14:textId="7D15B6B3" w:rsidR="00C97EF7" w:rsidRPr="008763CD" w:rsidRDefault="00C97EF7" w:rsidP="002830F7">
            <w:pPr>
              <w:spacing w:line="276" w:lineRule="auto"/>
              <w:jc w:val="center"/>
              <w:rPr>
                <w:rFonts w:ascii="Times New Roman" w:hAnsi="Times New Roman" w:cs="Times New Roman"/>
                <w:b/>
                <w:bCs/>
                <w:sz w:val="20"/>
                <w:szCs w:val="20"/>
              </w:rPr>
            </w:pPr>
            <w:r w:rsidRPr="008763CD">
              <w:rPr>
                <w:rFonts w:ascii="Times New Roman" w:hAnsi="Times New Roman" w:cs="Times New Roman"/>
                <w:sz w:val="20"/>
                <w:szCs w:val="20"/>
              </w:rPr>
              <w:t>R8; biomass collected from a 1 m² area</w:t>
            </w:r>
          </w:p>
        </w:tc>
        <w:tc>
          <w:tcPr>
            <w:tcW w:w="1890" w:type="dxa"/>
            <w:tcBorders>
              <w:top w:val="single" w:sz="4" w:space="0" w:color="auto"/>
              <w:bottom w:val="single" w:sz="4" w:space="0" w:color="auto"/>
            </w:tcBorders>
          </w:tcPr>
          <w:p w14:paraId="3F7EC628" w14:textId="6DA570B7" w:rsidR="00C97EF7" w:rsidRPr="008763CD" w:rsidRDefault="00C97EF7" w:rsidP="002830F7">
            <w:pPr>
              <w:spacing w:line="276" w:lineRule="auto"/>
              <w:jc w:val="center"/>
              <w:rPr>
                <w:rFonts w:ascii="Times New Roman" w:hAnsi="Times New Roman" w:cs="Times New Roman"/>
                <w:b/>
                <w:bCs/>
                <w:sz w:val="20"/>
                <w:szCs w:val="20"/>
              </w:rPr>
            </w:pPr>
            <w:r w:rsidRPr="008763CD">
              <w:rPr>
                <w:rFonts w:ascii="Times New Roman" w:hAnsi="Times New Roman" w:cs="Times New Roman"/>
                <w:sz w:val="20"/>
                <w:szCs w:val="20"/>
              </w:rPr>
              <w:t>R8</w:t>
            </w:r>
          </w:p>
        </w:tc>
        <w:tc>
          <w:tcPr>
            <w:tcW w:w="900" w:type="dxa"/>
            <w:tcBorders>
              <w:top w:val="single" w:sz="4" w:space="0" w:color="auto"/>
              <w:bottom w:val="single" w:sz="4" w:space="0" w:color="auto"/>
            </w:tcBorders>
          </w:tcPr>
          <w:p w14:paraId="2F7270C4" w14:textId="62D7A82E" w:rsidR="00C97EF7" w:rsidRPr="008763CD" w:rsidRDefault="005C028C" w:rsidP="0038699A">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9</w:t>
            </w:r>
          </w:p>
        </w:tc>
      </w:tr>
      <w:tr w:rsidR="002548DA" w:rsidRPr="008763CD" w14:paraId="596EDC2E" w14:textId="77777777" w:rsidTr="008763CD">
        <w:trPr>
          <w:trHeight w:val="908"/>
          <w:jc w:val="center"/>
        </w:trPr>
        <w:tc>
          <w:tcPr>
            <w:tcW w:w="0" w:type="auto"/>
            <w:tcBorders>
              <w:top w:val="single" w:sz="4" w:space="0" w:color="auto"/>
              <w:bottom w:val="single" w:sz="4" w:space="0" w:color="auto"/>
            </w:tcBorders>
          </w:tcPr>
          <w:p w14:paraId="45FFA040" w14:textId="5675F58A" w:rsidR="002548DA" w:rsidRPr="008763CD" w:rsidRDefault="002830F7" w:rsidP="00CD4D49">
            <w:pPr>
              <w:pStyle w:val="NormalWeb"/>
              <w:jc w:val="both"/>
              <w:rPr>
                <w:sz w:val="20"/>
                <w:szCs w:val="20"/>
              </w:rPr>
            </w:pPr>
            <w:r w:rsidRPr="008763CD">
              <w:rPr>
                <w:sz w:val="20"/>
                <w:szCs w:val="20"/>
              </w:rPr>
              <w:lastRenderedPageBreak/>
              <w:t xml:space="preserve">HI: Ratio of </w:t>
            </w:r>
            <w:r w:rsidR="00A449C3">
              <w:rPr>
                <w:sz w:val="20"/>
                <w:szCs w:val="20"/>
              </w:rPr>
              <w:t>seed</w:t>
            </w:r>
            <w:r w:rsidRPr="008763CD">
              <w:rPr>
                <w:sz w:val="20"/>
                <w:szCs w:val="20"/>
              </w:rPr>
              <w:t xml:space="preserve"> yield to biological yield when the s</w:t>
            </w:r>
            <w:r w:rsidR="002548DA" w:rsidRPr="008763CD">
              <w:rPr>
                <w:sz w:val="20"/>
                <w:szCs w:val="20"/>
              </w:rPr>
              <w:t xml:space="preserve">eed moisture </w:t>
            </w:r>
            <w:r w:rsidRPr="008763CD">
              <w:rPr>
                <w:sz w:val="20"/>
                <w:szCs w:val="20"/>
              </w:rPr>
              <w:t xml:space="preserve">reached 13%.  </w:t>
            </w:r>
            <w:r w:rsidR="002548DA" w:rsidRPr="008763CD">
              <w:rPr>
                <w:sz w:val="20"/>
                <w:szCs w:val="20"/>
              </w:rPr>
              <w:t>Senesced leaves were collected.</w:t>
            </w:r>
            <w:r w:rsidR="00F70FF1" w:rsidRPr="008763CD">
              <w:rPr>
                <w:sz w:val="20"/>
                <w:szCs w:val="20"/>
              </w:rPr>
              <w:t xml:space="preserve"> Samples were oven dried until </w:t>
            </w:r>
            <w:r w:rsidR="00F70FF1" w:rsidRPr="008763CD">
              <w:rPr>
                <w:rStyle w:val="Strong"/>
                <w:rFonts w:eastAsiaTheme="majorEastAsia"/>
                <w:b w:val="0"/>
                <w:bCs w:val="0"/>
                <w:sz w:val="20"/>
                <w:szCs w:val="20"/>
              </w:rPr>
              <w:t>constant mass</w:t>
            </w:r>
            <w:r w:rsidR="00F70FF1" w:rsidRPr="008763CD">
              <w:rPr>
                <w:rStyle w:val="Strong"/>
                <w:b w:val="0"/>
                <w:bCs w:val="0"/>
                <w:sz w:val="20"/>
                <w:szCs w:val="20"/>
              </w:rPr>
              <w:t xml:space="preserve"> under </w:t>
            </w:r>
            <w:r w:rsidR="00F70FF1" w:rsidRPr="008763CD">
              <w:rPr>
                <w:rStyle w:val="Strong"/>
                <w:rFonts w:eastAsiaTheme="majorEastAsia"/>
                <w:b w:val="0"/>
                <w:bCs w:val="0"/>
                <w:sz w:val="20"/>
                <w:szCs w:val="20"/>
              </w:rPr>
              <w:t>65 °C</w:t>
            </w:r>
            <w:r w:rsidR="00F70FF1" w:rsidRPr="008763CD">
              <w:rPr>
                <w:rStyle w:val="Strong"/>
                <w:b w:val="0"/>
                <w:bCs w:val="0"/>
                <w:sz w:val="20"/>
                <w:szCs w:val="20"/>
              </w:rPr>
              <w:t xml:space="preserve"> for </w:t>
            </w:r>
            <w:r w:rsidR="00F70FF1" w:rsidRPr="008763CD">
              <w:rPr>
                <w:rStyle w:val="Strong"/>
                <w:rFonts w:eastAsiaTheme="majorEastAsia"/>
                <w:b w:val="0"/>
                <w:bCs w:val="0"/>
                <w:sz w:val="20"/>
                <w:szCs w:val="20"/>
              </w:rPr>
              <w:t>48 hours</w:t>
            </w:r>
            <w:r w:rsidRPr="008763CD">
              <w:rPr>
                <w:rStyle w:val="Strong"/>
                <w:rFonts w:eastAsiaTheme="majorEastAsia"/>
                <w:b w:val="0"/>
                <w:bCs w:val="0"/>
                <w:sz w:val="20"/>
                <w:szCs w:val="20"/>
              </w:rPr>
              <w:t>.</w:t>
            </w:r>
          </w:p>
        </w:tc>
        <w:tc>
          <w:tcPr>
            <w:tcW w:w="2096" w:type="dxa"/>
            <w:tcBorders>
              <w:top w:val="single" w:sz="4" w:space="0" w:color="auto"/>
              <w:bottom w:val="single" w:sz="4" w:space="0" w:color="auto"/>
            </w:tcBorders>
          </w:tcPr>
          <w:p w14:paraId="7AB3809A" w14:textId="27A28237" w:rsidR="002548DA" w:rsidRPr="008763CD" w:rsidRDefault="00796523" w:rsidP="002830F7">
            <w:pPr>
              <w:spacing w:before="100" w:beforeAutospacing="1" w:after="100" w:afterAutospacing="1"/>
              <w:jc w:val="center"/>
              <w:rPr>
                <w:rFonts w:ascii="Times New Roman" w:hAnsi="Times New Roman" w:cs="Times New Roman"/>
                <w:sz w:val="20"/>
                <w:szCs w:val="20"/>
              </w:rPr>
            </w:pPr>
            <w:r w:rsidRPr="008763CD">
              <w:rPr>
                <w:rFonts w:ascii="Times New Roman" w:hAnsi="Times New Roman" w:cs="Times New Roman"/>
                <w:sz w:val="20"/>
                <w:szCs w:val="20"/>
              </w:rPr>
              <w:t>R8; biomass collected from a 1 m² area</w:t>
            </w:r>
          </w:p>
        </w:tc>
        <w:tc>
          <w:tcPr>
            <w:tcW w:w="1890" w:type="dxa"/>
            <w:tcBorders>
              <w:top w:val="single" w:sz="4" w:space="0" w:color="auto"/>
              <w:bottom w:val="single" w:sz="4" w:space="0" w:color="auto"/>
            </w:tcBorders>
          </w:tcPr>
          <w:p w14:paraId="53598D7A" w14:textId="32771C6D" w:rsidR="002548DA" w:rsidRPr="008763CD" w:rsidRDefault="00A173AD"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R8</w:t>
            </w:r>
          </w:p>
        </w:tc>
        <w:tc>
          <w:tcPr>
            <w:tcW w:w="900" w:type="dxa"/>
            <w:tcBorders>
              <w:top w:val="single" w:sz="4" w:space="0" w:color="auto"/>
              <w:bottom w:val="single" w:sz="4" w:space="0" w:color="auto"/>
            </w:tcBorders>
          </w:tcPr>
          <w:p w14:paraId="2D957323" w14:textId="674A5B53" w:rsidR="002548DA" w:rsidRPr="008763CD" w:rsidRDefault="00F70FF1" w:rsidP="0038699A">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1</w:t>
            </w:r>
          </w:p>
        </w:tc>
      </w:tr>
      <w:tr w:rsidR="00C97EF7" w:rsidRPr="008763CD" w14:paraId="7AA74279" w14:textId="545CD45C" w:rsidTr="008763CD">
        <w:trPr>
          <w:jc w:val="center"/>
        </w:trPr>
        <w:tc>
          <w:tcPr>
            <w:tcW w:w="0" w:type="auto"/>
            <w:tcBorders>
              <w:top w:val="single" w:sz="4" w:space="0" w:color="auto"/>
              <w:bottom w:val="single" w:sz="4" w:space="0" w:color="auto"/>
            </w:tcBorders>
          </w:tcPr>
          <w:p w14:paraId="32264D9D" w14:textId="6121BD61" w:rsidR="00C97EF7" w:rsidRPr="008763CD" w:rsidRDefault="00C97EF7" w:rsidP="0038699A">
            <w:pPr>
              <w:spacing w:line="276" w:lineRule="auto"/>
              <w:jc w:val="both"/>
              <w:rPr>
                <w:rFonts w:ascii="Times New Roman" w:hAnsi="Times New Roman" w:cs="Times New Roman"/>
                <w:b/>
                <w:bCs/>
                <w:sz w:val="20"/>
                <w:szCs w:val="20"/>
              </w:rPr>
            </w:pPr>
            <w:r w:rsidRPr="008763CD">
              <w:rPr>
                <w:rFonts w:ascii="Times New Roman" w:hAnsi="Times New Roman" w:cs="Times New Roman"/>
                <w:sz w:val="20"/>
                <w:szCs w:val="20"/>
              </w:rPr>
              <w:t>HI</w:t>
            </w:r>
            <w:r w:rsidR="002D5828" w:rsidRPr="008763CD">
              <w:rPr>
                <w:rFonts w:ascii="Times New Roman" w:hAnsi="Times New Roman" w:cs="Times New Roman"/>
                <w:sz w:val="20"/>
                <w:szCs w:val="20"/>
              </w:rPr>
              <w:t>:</w:t>
            </w:r>
            <w:r w:rsidRPr="008763CD">
              <w:rPr>
                <w:rFonts w:ascii="Times New Roman" w:hAnsi="Times New Roman" w:cs="Times New Roman"/>
                <w:sz w:val="20"/>
                <w:szCs w:val="20"/>
              </w:rPr>
              <w:t xml:space="preserve"> </w:t>
            </w:r>
            <w:r w:rsidR="002D5828" w:rsidRPr="008763CD">
              <w:rPr>
                <w:rFonts w:ascii="Times New Roman" w:hAnsi="Times New Roman" w:cs="Times New Roman"/>
                <w:sz w:val="20"/>
                <w:szCs w:val="20"/>
              </w:rPr>
              <w:t xml:space="preserve">Ratio of </w:t>
            </w:r>
            <w:r w:rsidRPr="008763CD">
              <w:rPr>
                <w:rFonts w:ascii="Times New Roman" w:hAnsi="Times New Roman" w:cs="Times New Roman"/>
                <w:sz w:val="20"/>
                <w:szCs w:val="20"/>
              </w:rPr>
              <w:t xml:space="preserve">seed mass </w:t>
            </w:r>
            <w:r w:rsidR="002D5828" w:rsidRPr="008763CD">
              <w:rPr>
                <w:rFonts w:ascii="Times New Roman" w:hAnsi="Times New Roman" w:cs="Times New Roman"/>
                <w:sz w:val="20"/>
                <w:szCs w:val="20"/>
              </w:rPr>
              <w:t>to</w:t>
            </w:r>
            <w:r w:rsidRPr="008763CD">
              <w:rPr>
                <w:rFonts w:ascii="Times New Roman" w:hAnsi="Times New Roman" w:cs="Times New Roman"/>
                <w:sz w:val="20"/>
                <w:szCs w:val="20"/>
              </w:rPr>
              <w:t xml:space="preserve"> total shoot mass</w:t>
            </w:r>
            <w:r w:rsidR="002830F7" w:rsidRPr="008763CD">
              <w:rPr>
                <w:rFonts w:ascii="Times New Roman" w:hAnsi="Times New Roman" w:cs="Times New Roman"/>
                <w:sz w:val="20"/>
                <w:szCs w:val="20"/>
              </w:rPr>
              <w:t>.</w:t>
            </w:r>
          </w:p>
        </w:tc>
        <w:tc>
          <w:tcPr>
            <w:tcW w:w="2096" w:type="dxa"/>
            <w:tcBorders>
              <w:top w:val="single" w:sz="4" w:space="0" w:color="auto"/>
              <w:bottom w:val="single" w:sz="4" w:space="0" w:color="auto"/>
            </w:tcBorders>
          </w:tcPr>
          <w:p w14:paraId="027C44D3" w14:textId="3B243812" w:rsidR="00C97EF7" w:rsidRPr="008763CD" w:rsidRDefault="0022689D"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w:t>
            </w:r>
          </w:p>
        </w:tc>
        <w:tc>
          <w:tcPr>
            <w:tcW w:w="1890" w:type="dxa"/>
            <w:tcBorders>
              <w:top w:val="single" w:sz="4" w:space="0" w:color="auto"/>
              <w:bottom w:val="single" w:sz="4" w:space="0" w:color="auto"/>
            </w:tcBorders>
          </w:tcPr>
          <w:p w14:paraId="7468FC62" w14:textId="5B32A450" w:rsidR="00C97EF7" w:rsidRPr="008763CD" w:rsidRDefault="0022689D"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w:t>
            </w:r>
          </w:p>
        </w:tc>
        <w:tc>
          <w:tcPr>
            <w:tcW w:w="900" w:type="dxa"/>
            <w:tcBorders>
              <w:top w:val="single" w:sz="4" w:space="0" w:color="auto"/>
              <w:bottom w:val="single" w:sz="4" w:space="0" w:color="auto"/>
            </w:tcBorders>
          </w:tcPr>
          <w:p w14:paraId="084BC05E" w14:textId="0FA575D5" w:rsidR="00C97EF7" w:rsidRPr="008763CD" w:rsidRDefault="005C028C" w:rsidP="0038699A">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4</w:t>
            </w:r>
          </w:p>
        </w:tc>
      </w:tr>
      <w:tr w:rsidR="00C97EF7" w:rsidRPr="008763CD" w14:paraId="5CA8BA64" w14:textId="6B69CBD5" w:rsidTr="008763CD">
        <w:trPr>
          <w:jc w:val="center"/>
        </w:trPr>
        <w:tc>
          <w:tcPr>
            <w:tcW w:w="0" w:type="auto"/>
            <w:tcBorders>
              <w:top w:val="single" w:sz="4" w:space="0" w:color="auto"/>
              <w:bottom w:val="single" w:sz="4" w:space="0" w:color="auto"/>
            </w:tcBorders>
          </w:tcPr>
          <w:p w14:paraId="6690EF2D" w14:textId="371C170A" w:rsidR="00C97EF7" w:rsidRPr="008763CD" w:rsidRDefault="00796523" w:rsidP="0038699A">
            <w:pPr>
              <w:spacing w:line="276" w:lineRule="auto"/>
              <w:jc w:val="both"/>
              <w:rPr>
                <w:rFonts w:ascii="Times New Roman" w:hAnsi="Times New Roman" w:cs="Times New Roman"/>
                <w:b/>
                <w:bCs/>
                <w:sz w:val="20"/>
                <w:szCs w:val="20"/>
              </w:rPr>
            </w:pPr>
            <w:r w:rsidRPr="008763CD">
              <w:rPr>
                <w:rFonts w:ascii="Times New Roman" w:hAnsi="Times New Roman" w:cs="Times New Roman"/>
                <w:sz w:val="20"/>
                <w:szCs w:val="20"/>
              </w:rPr>
              <w:t>Pod</w:t>
            </w:r>
            <w:r w:rsidR="00C97EF7" w:rsidRPr="008763CD">
              <w:rPr>
                <w:rFonts w:ascii="Times New Roman" w:hAnsi="Times New Roman" w:cs="Times New Roman"/>
                <w:sz w:val="20"/>
                <w:szCs w:val="20"/>
              </w:rPr>
              <w:t xml:space="preserve"> HI</w:t>
            </w:r>
            <w:r w:rsidR="008763CD">
              <w:rPr>
                <w:rFonts w:ascii="Times New Roman" w:hAnsi="Times New Roman" w:cs="Times New Roman"/>
                <w:sz w:val="20"/>
                <w:szCs w:val="20"/>
              </w:rPr>
              <w:t xml:space="preserve">: </w:t>
            </w:r>
            <w:r w:rsidR="008763CD" w:rsidRPr="008763CD">
              <w:rPr>
                <w:rFonts w:ascii="Times New Roman" w:hAnsi="Times New Roman" w:cs="Times New Roman"/>
                <w:sz w:val="20"/>
                <w:szCs w:val="20"/>
              </w:rPr>
              <w:t xml:space="preserve">Ratio of </w:t>
            </w:r>
            <w:r w:rsidR="008763CD">
              <w:rPr>
                <w:rFonts w:ascii="Times New Roman" w:hAnsi="Times New Roman" w:cs="Times New Roman"/>
                <w:sz w:val="20"/>
                <w:szCs w:val="20"/>
              </w:rPr>
              <w:t>p</w:t>
            </w:r>
            <w:r w:rsidR="008763CD" w:rsidRPr="008763CD">
              <w:rPr>
                <w:rFonts w:ascii="Times New Roman" w:hAnsi="Times New Roman" w:cs="Times New Roman"/>
                <w:sz w:val="20"/>
                <w:szCs w:val="20"/>
              </w:rPr>
              <w:t>od</w:t>
            </w:r>
            <w:r w:rsidR="008763CD">
              <w:rPr>
                <w:rFonts w:ascii="Times New Roman" w:hAnsi="Times New Roman" w:cs="Times New Roman"/>
                <w:sz w:val="20"/>
                <w:szCs w:val="20"/>
              </w:rPr>
              <w:t xml:space="preserve"> weight to</w:t>
            </w:r>
            <w:r w:rsidR="00C97EF7" w:rsidRPr="008763CD">
              <w:rPr>
                <w:rFonts w:ascii="Times New Roman" w:hAnsi="Times New Roman" w:cs="Times New Roman"/>
                <w:sz w:val="20"/>
                <w:szCs w:val="20"/>
              </w:rPr>
              <w:t xml:space="preserve"> </w:t>
            </w:r>
            <w:r w:rsidR="008763CD" w:rsidRPr="008763CD">
              <w:rPr>
                <w:rFonts w:ascii="Times New Roman" w:hAnsi="Times New Roman" w:cs="Times New Roman"/>
                <w:sz w:val="20"/>
                <w:szCs w:val="20"/>
              </w:rPr>
              <w:t>total aboveground biomass</w:t>
            </w:r>
            <w:r w:rsidR="00C97EF7" w:rsidRPr="008763CD">
              <w:rPr>
                <w:rFonts w:ascii="Times New Roman" w:hAnsi="Times New Roman" w:cs="Times New Roman"/>
                <w:sz w:val="20"/>
                <w:szCs w:val="20"/>
              </w:rPr>
              <w:t xml:space="preserve"> </w:t>
            </w:r>
            <w:r w:rsidR="008763CD">
              <w:rPr>
                <w:rFonts w:ascii="Times New Roman" w:hAnsi="Times New Roman" w:cs="Times New Roman"/>
                <w:sz w:val="20"/>
                <w:szCs w:val="20"/>
              </w:rPr>
              <w:t>(</w:t>
            </w:r>
            <w:r w:rsidR="00C97EF7" w:rsidRPr="008763CD">
              <w:rPr>
                <w:rFonts w:ascii="Times New Roman" w:hAnsi="Times New Roman" w:cs="Times New Roman"/>
                <w:sz w:val="20"/>
                <w:szCs w:val="20"/>
              </w:rPr>
              <w:t>pods, leaves, and stems</w:t>
            </w:r>
            <w:r w:rsidR="008763CD">
              <w:rPr>
                <w:rFonts w:ascii="Times New Roman" w:hAnsi="Times New Roman" w:cs="Times New Roman"/>
                <w:sz w:val="20"/>
                <w:szCs w:val="20"/>
              </w:rPr>
              <w:t xml:space="preserve">. </w:t>
            </w:r>
          </w:p>
        </w:tc>
        <w:tc>
          <w:tcPr>
            <w:tcW w:w="2096" w:type="dxa"/>
            <w:tcBorders>
              <w:top w:val="single" w:sz="4" w:space="0" w:color="auto"/>
              <w:bottom w:val="single" w:sz="4" w:space="0" w:color="auto"/>
            </w:tcBorders>
          </w:tcPr>
          <w:p w14:paraId="61348E40" w14:textId="39ECB40B" w:rsidR="00C97EF7" w:rsidRPr="008763CD" w:rsidRDefault="00C97EF7" w:rsidP="002830F7">
            <w:pPr>
              <w:spacing w:line="276" w:lineRule="auto"/>
              <w:jc w:val="center"/>
              <w:rPr>
                <w:rFonts w:ascii="Times New Roman" w:hAnsi="Times New Roman" w:cs="Times New Roman"/>
                <w:b/>
                <w:bCs/>
                <w:sz w:val="20"/>
                <w:szCs w:val="20"/>
              </w:rPr>
            </w:pPr>
            <w:r w:rsidRPr="008763CD">
              <w:rPr>
                <w:rFonts w:ascii="Times New Roman" w:hAnsi="Times New Roman" w:cs="Times New Roman"/>
                <w:sz w:val="20"/>
                <w:szCs w:val="20"/>
              </w:rPr>
              <w:t>R6; eight whole plants per plot (~0.5 m²)</w:t>
            </w:r>
          </w:p>
        </w:tc>
        <w:tc>
          <w:tcPr>
            <w:tcW w:w="1890" w:type="dxa"/>
            <w:tcBorders>
              <w:top w:val="single" w:sz="4" w:space="0" w:color="auto"/>
              <w:bottom w:val="single" w:sz="4" w:space="0" w:color="auto"/>
            </w:tcBorders>
          </w:tcPr>
          <w:p w14:paraId="38422596" w14:textId="4DD808D3" w:rsidR="00C97EF7" w:rsidRPr="008763CD" w:rsidRDefault="00C97EF7" w:rsidP="008763CD">
            <w:pPr>
              <w:spacing w:line="276" w:lineRule="auto"/>
              <w:jc w:val="both"/>
              <w:rPr>
                <w:rFonts w:ascii="Times New Roman" w:hAnsi="Times New Roman" w:cs="Times New Roman"/>
                <w:b/>
                <w:bCs/>
                <w:sz w:val="20"/>
                <w:szCs w:val="20"/>
              </w:rPr>
            </w:pPr>
            <w:r w:rsidRPr="008763CD">
              <w:rPr>
                <w:rFonts w:ascii="Times New Roman" w:hAnsi="Times New Roman" w:cs="Times New Roman"/>
                <w:sz w:val="20"/>
                <w:szCs w:val="20"/>
              </w:rPr>
              <w:t xml:space="preserve">R6; pod dry weight used instead of mature </w:t>
            </w:r>
            <w:r w:rsidR="00A449C3">
              <w:rPr>
                <w:rFonts w:ascii="Times New Roman" w:hAnsi="Times New Roman" w:cs="Times New Roman"/>
                <w:sz w:val="20"/>
                <w:szCs w:val="20"/>
              </w:rPr>
              <w:t>seed</w:t>
            </w:r>
          </w:p>
        </w:tc>
        <w:tc>
          <w:tcPr>
            <w:tcW w:w="900" w:type="dxa"/>
            <w:tcBorders>
              <w:top w:val="single" w:sz="4" w:space="0" w:color="auto"/>
              <w:bottom w:val="single" w:sz="4" w:space="0" w:color="auto"/>
            </w:tcBorders>
          </w:tcPr>
          <w:p w14:paraId="54BDA602" w14:textId="7FECA8EF" w:rsidR="00C97EF7" w:rsidRPr="008763CD" w:rsidRDefault="005C028C" w:rsidP="0038699A">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1</w:t>
            </w:r>
          </w:p>
        </w:tc>
      </w:tr>
      <w:tr w:rsidR="00D524EE" w:rsidRPr="008763CD" w14:paraId="54D4BC3A" w14:textId="77777777" w:rsidTr="008763CD">
        <w:trPr>
          <w:jc w:val="center"/>
        </w:trPr>
        <w:tc>
          <w:tcPr>
            <w:tcW w:w="0" w:type="auto"/>
            <w:tcBorders>
              <w:top w:val="single" w:sz="4" w:space="0" w:color="auto"/>
              <w:bottom w:val="single" w:sz="4" w:space="0" w:color="auto"/>
            </w:tcBorders>
          </w:tcPr>
          <w:p w14:paraId="7621B3E4" w14:textId="485CF76F" w:rsidR="00D524EE" w:rsidRPr="008763CD" w:rsidRDefault="00A449C3" w:rsidP="0038699A">
            <w:pPr>
              <w:spacing w:line="276" w:lineRule="auto"/>
              <w:jc w:val="both"/>
              <w:rPr>
                <w:rFonts w:ascii="Times New Roman" w:hAnsi="Times New Roman" w:cs="Times New Roman"/>
                <w:sz w:val="20"/>
                <w:szCs w:val="20"/>
              </w:rPr>
            </w:pPr>
            <w:r w:rsidRPr="008763CD">
              <w:rPr>
                <w:rFonts w:ascii="Times New Roman" w:hAnsi="Times New Roman" w:cs="Times New Roman"/>
                <w:sz w:val="20"/>
                <w:szCs w:val="20"/>
              </w:rPr>
              <w:t xml:space="preserve">HI: Ratio of </w:t>
            </w:r>
            <w:r w:rsidR="00D7295D">
              <w:rPr>
                <w:rFonts w:ascii="Times New Roman" w:hAnsi="Times New Roman" w:cs="Times New Roman"/>
                <w:sz w:val="20"/>
                <w:szCs w:val="20"/>
              </w:rPr>
              <w:t>seed</w:t>
            </w:r>
            <w:r w:rsidRPr="008763CD">
              <w:rPr>
                <w:rFonts w:ascii="Times New Roman" w:hAnsi="Times New Roman" w:cs="Times New Roman"/>
                <w:sz w:val="20"/>
                <w:szCs w:val="20"/>
              </w:rPr>
              <w:t xml:space="preserve"> yield to biological yield</w:t>
            </w:r>
            <w:r>
              <w:rPr>
                <w:rFonts w:ascii="Times New Roman" w:hAnsi="Times New Roman" w:cs="Times New Roman"/>
                <w:sz w:val="20"/>
                <w:szCs w:val="20"/>
              </w:rPr>
              <w:t>.</w:t>
            </w:r>
          </w:p>
        </w:tc>
        <w:tc>
          <w:tcPr>
            <w:tcW w:w="2096" w:type="dxa"/>
            <w:tcBorders>
              <w:top w:val="single" w:sz="4" w:space="0" w:color="auto"/>
              <w:bottom w:val="single" w:sz="4" w:space="0" w:color="auto"/>
            </w:tcBorders>
          </w:tcPr>
          <w:p w14:paraId="05FF2E83" w14:textId="2F281049" w:rsidR="00D524EE" w:rsidRPr="008763CD" w:rsidRDefault="002830F7"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Biomass from 2-meter-long rows with 45 cm spacing</w:t>
            </w:r>
          </w:p>
        </w:tc>
        <w:tc>
          <w:tcPr>
            <w:tcW w:w="1890" w:type="dxa"/>
            <w:tcBorders>
              <w:top w:val="single" w:sz="4" w:space="0" w:color="auto"/>
              <w:bottom w:val="single" w:sz="4" w:space="0" w:color="auto"/>
            </w:tcBorders>
          </w:tcPr>
          <w:p w14:paraId="29A814A8" w14:textId="56DBDA8E" w:rsidR="00D524EE" w:rsidRPr="008763CD" w:rsidRDefault="00D524EE"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w:t>
            </w:r>
          </w:p>
        </w:tc>
        <w:tc>
          <w:tcPr>
            <w:tcW w:w="900" w:type="dxa"/>
            <w:tcBorders>
              <w:top w:val="single" w:sz="4" w:space="0" w:color="auto"/>
              <w:bottom w:val="single" w:sz="4" w:space="0" w:color="auto"/>
            </w:tcBorders>
          </w:tcPr>
          <w:p w14:paraId="302D4C4C" w14:textId="7ECE65C9" w:rsidR="00D524EE" w:rsidRPr="008763CD" w:rsidRDefault="00350443" w:rsidP="0038699A">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1</w:t>
            </w:r>
          </w:p>
        </w:tc>
      </w:tr>
      <w:tr w:rsidR="00B25840" w:rsidRPr="008763CD" w14:paraId="683B39A8" w14:textId="77777777" w:rsidTr="008763CD">
        <w:trPr>
          <w:jc w:val="center"/>
        </w:trPr>
        <w:tc>
          <w:tcPr>
            <w:tcW w:w="0" w:type="auto"/>
            <w:tcBorders>
              <w:top w:val="single" w:sz="4" w:space="0" w:color="auto"/>
              <w:bottom w:val="single" w:sz="4" w:space="0" w:color="auto"/>
            </w:tcBorders>
          </w:tcPr>
          <w:p w14:paraId="62C59666" w14:textId="13DA3D4B" w:rsidR="00B25840" w:rsidRPr="008763CD" w:rsidRDefault="00B25840" w:rsidP="0038699A">
            <w:pPr>
              <w:spacing w:line="276" w:lineRule="auto"/>
              <w:jc w:val="both"/>
              <w:rPr>
                <w:rFonts w:ascii="Times New Roman" w:hAnsi="Times New Roman" w:cs="Times New Roman"/>
                <w:sz w:val="20"/>
                <w:szCs w:val="20"/>
              </w:rPr>
            </w:pPr>
            <w:r w:rsidRPr="008763CD">
              <w:rPr>
                <w:rFonts w:ascii="Times New Roman" w:hAnsi="Times New Roman" w:cs="Times New Roman"/>
                <w:sz w:val="20"/>
                <w:szCs w:val="20"/>
              </w:rPr>
              <w:t>H</w:t>
            </w:r>
            <w:r w:rsidR="002830F7" w:rsidRPr="008763CD">
              <w:rPr>
                <w:rFonts w:ascii="Times New Roman" w:hAnsi="Times New Roman" w:cs="Times New Roman"/>
                <w:sz w:val="20"/>
                <w:szCs w:val="20"/>
              </w:rPr>
              <w:t xml:space="preserve">I: Ratio of </w:t>
            </w:r>
            <w:r w:rsidR="00D7295D">
              <w:rPr>
                <w:rFonts w:ascii="Times New Roman" w:hAnsi="Times New Roman" w:cs="Times New Roman"/>
                <w:sz w:val="20"/>
                <w:szCs w:val="20"/>
              </w:rPr>
              <w:t>seed</w:t>
            </w:r>
            <w:r w:rsidR="00350443" w:rsidRPr="008763CD">
              <w:rPr>
                <w:rFonts w:ascii="Times New Roman" w:hAnsi="Times New Roman" w:cs="Times New Roman"/>
                <w:sz w:val="20"/>
                <w:szCs w:val="20"/>
              </w:rPr>
              <w:t xml:space="preserve"> yield to biological yield</w:t>
            </w:r>
            <w:r w:rsidR="00A449C3">
              <w:rPr>
                <w:rFonts w:ascii="Times New Roman" w:hAnsi="Times New Roman" w:cs="Times New Roman"/>
                <w:sz w:val="20"/>
                <w:szCs w:val="20"/>
              </w:rPr>
              <w:t>.</w:t>
            </w:r>
          </w:p>
        </w:tc>
        <w:tc>
          <w:tcPr>
            <w:tcW w:w="2096" w:type="dxa"/>
            <w:tcBorders>
              <w:top w:val="single" w:sz="4" w:space="0" w:color="auto"/>
              <w:bottom w:val="single" w:sz="4" w:space="0" w:color="auto"/>
            </w:tcBorders>
          </w:tcPr>
          <w:p w14:paraId="5127BF04" w14:textId="230F7366" w:rsidR="00B25840" w:rsidRPr="008763CD" w:rsidRDefault="00B25840"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w:t>
            </w:r>
          </w:p>
        </w:tc>
        <w:tc>
          <w:tcPr>
            <w:tcW w:w="1890" w:type="dxa"/>
            <w:tcBorders>
              <w:top w:val="single" w:sz="4" w:space="0" w:color="auto"/>
              <w:bottom w:val="single" w:sz="4" w:space="0" w:color="auto"/>
            </w:tcBorders>
          </w:tcPr>
          <w:p w14:paraId="7CD7CEDF" w14:textId="3A6E9017" w:rsidR="00B25840" w:rsidRPr="008763CD" w:rsidRDefault="00B25840"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w:t>
            </w:r>
          </w:p>
        </w:tc>
        <w:tc>
          <w:tcPr>
            <w:tcW w:w="900" w:type="dxa"/>
            <w:tcBorders>
              <w:top w:val="single" w:sz="4" w:space="0" w:color="auto"/>
              <w:bottom w:val="single" w:sz="4" w:space="0" w:color="auto"/>
            </w:tcBorders>
          </w:tcPr>
          <w:p w14:paraId="7E2839B8" w14:textId="69F3A26B" w:rsidR="00B25840" w:rsidRPr="008763CD" w:rsidRDefault="00350443" w:rsidP="0038699A">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3</w:t>
            </w:r>
            <w:r w:rsidR="00EA0A6C" w:rsidRPr="008763CD">
              <w:rPr>
                <w:rFonts w:ascii="Times New Roman" w:hAnsi="Times New Roman" w:cs="Times New Roman"/>
                <w:sz w:val="20"/>
                <w:szCs w:val="20"/>
              </w:rPr>
              <w:t>2</w:t>
            </w:r>
          </w:p>
        </w:tc>
      </w:tr>
      <w:tr w:rsidR="00350443" w:rsidRPr="008763CD" w14:paraId="5279A573" w14:textId="77777777" w:rsidTr="008763CD">
        <w:trPr>
          <w:trHeight w:val="70"/>
          <w:jc w:val="center"/>
        </w:trPr>
        <w:tc>
          <w:tcPr>
            <w:tcW w:w="0" w:type="auto"/>
            <w:tcBorders>
              <w:top w:val="single" w:sz="4" w:space="0" w:color="auto"/>
              <w:bottom w:val="single" w:sz="4" w:space="0" w:color="auto"/>
            </w:tcBorders>
          </w:tcPr>
          <w:p w14:paraId="50CCC450" w14:textId="380EA931" w:rsidR="00350443" w:rsidRPr="008763CD" w:rsidRDefault="002830F7" w:rsidP="0038699A">
            <w:pPr>
              <w:spacing w:line="276" w:lineRule="auto"/>
              <w:jc w:val="both"/>
              <w:rPr>
                <w:rFonts w:ascii="Times New Roman" w:hAnsi="Times New Roman" w:cs="Times New Roman"/>
                <w:sz w:val="20"/>
                <w:szCs w:val="20"/>
              </w:rPr>
            </w:pPr>
            <w:r w:rsidRPr="008763CD">
              <w:rPr>
                <w:rFonts w:ascii="Times New Roman" w:hAnsi="Times New Roman" w:cs="Times New Roman"/>
                <w:sz w:val="20"/>
                <w:szCs w:val="20"/>
              </w:rPr>
              <w:t xml:space="preserve">HI: Ratio of </w:t>
            </w:r>
            <w:r w:rsidR="00D7295D">
              <w:rPr>
                <w:rFonts w:ascii="Times New Roman" w:hAnsi="Times New Roman" w:cs="Times New Roman"/>
                <w:sz w:val="20"/>
                <w:szCs w:val="20"/>
              </w:rPr>
              <w:t>seed</w:t>
            </w:r>
            <w:r w:rsidRPr="008763CD">
              <w:rPr>
                <w:rFonts w:ascii="Times New Roman" w:hAnsi="Times New Roman" w:cs="Times New Roman"/>
                <w:sz w:val="20"/>
                <w:szCs w:val="20"/>
              </w:rPr>
              <w:t xml:space="preserve"> yield to biological yield</w:t>
            </w:r>
            <w:r w:rsidR="00A449C3">
              <w:rPr>
                <w:rFonts w:ascii="Times New Roman" w:hAnsi="Times New Roman" w:cs="Times New Roman"/>
                <w:sz w:val="20"/>
                <w:szCs w:val="20"/>
              </w:rPr>
              <w:t>.</w:t>
            </w:r>
          </w:p>
        </w:tc>
        <w:tc>
          <w:tcPr>
            <w:tcW w:w="2096" w:type="dxa"/>
            <w:tcBorders>
              <w:top w:val="single" w:sz="4" w:space="0" w:color="auto"/>
              <w:bottom w:val="single" w:sz="4" w:space="0" w:color="auto"/>
            </w:tcBorders>
          </w:tcPr>
          <w:p w14:paraId="5A941ADC" w14:textId="6FAFAA7A" w:rsidR="00350443" w:rsidRPr="008763CD" w:rsidRDefault="00350443"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Maturity</w:t>
            </w:r>
          </w:p>
        </w:tc>
        <w:tc>
          <w:tcPr>
            <w:tcW w:w="1890" w:type="dxa"/>
            <w:tcBorders>
              <w:top w:val="single" w:sz="4" w:space="0" w:color="auto"/>
              <w:bottom w:val="single" w:sz="4" w:space="0" w:color="auto"/>
            </w:tcBorders>
          </w:tcPr>
          <w:p w14:paraId="7ED7560A" w14:textId="1C5D9791" w:rsidR="00350443" w:rsidRPr="008763CD" w:rsidRDefault="00350443" w:rsidP="002830F7">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Maturity</w:t>
            </w:r>
          </w:p>
        </w:tc>
        <w:tc>
          <w:tcPr>
            <w:tcW w:w="900" w:type="dxa"/>
            <w:tcBorders>
              <w:top w:val="single" w:sz="4" w:space="0" w:color="auto"/>
              <w:bottom w:val="single" w:sz="4" w:space="0" w:color="auto"/>
            </w:tcBorders>
          </w:tcPr>
          <w:p w14:paraId="260CC1F5" w14:textId="0D7174AB" w:rsidR="00350443" w:rsidRPr="008763CD" w:rsidRDefault="00EA0A6C" w:rsidP="0038699A">
            <w:pPr>
              <w:spacing w:line="276" w:lineRule="auto"/>
              <w:jc w:val="center"/>
              <w:rPr>
                <w:rFonts w:ascii="Times New Roman" w:hAnsi="Times New Roman" w:cs="Times New Roman"/>
                <w:sz w:val="20"/>
                <w:szCs w:val="20"/>
              </w:rPr>
            </w:pPr>
            <w:r w:rsidRPr="008763CD">
              <w:rPr>
                <w:rFonts w:ascii="Times New Roman" w:hAnsi="Times New Roman" w:cs="Times New Roman"/>
                <w:sz w:val="20"/>
                <w:szCs w:val="20"/>
              </w:rPr>
              <w:t>1</w:t>
            </w:r>
          </w:p>
        </w:tc>
      </w:tr>
    </w:tbl>
    <w:p w14:paraId="78BE0300" w14:textId="77777777" w:rsidR="009A7613" w:rsidRDefault="009A7613" w:rsidP="00D437DC">
      <w:pPr>
        <w:spacing w:line="276" w:lineRule="auto"/>
        <w:jc w:val="both"/>
        <w:rPr>
          <w:rFonts w:ascii="Times New Roman" w:hAnsi="Times New Roman" w:cs="Times New Roman"/>
          <w:b/>
          <w:bCs/>
        </w:rPr>
      </w:pPr>
    </w:p>
    <w:p w14:paraId="50BB6AF8" w14:textId="7D98E1C9" w:rsidR="000B15B8" w:rsidRPr="00796523" w:rsidRDefault="00B01770" w:rsidP="00AB4309">
      <w:pPr>
        <w:spacing w:line="276" w:lineRule="auto"/>
        <w:jc w:val="both"/>
        <w:rPr>
          <w:rFonts w:ascii="Times New Roman" w:hAnsi="Times New Roman" w:cs="Times New Roman"/>
          <w:b/>
          <w:bCs/>
        </w:rPr>
      </w:pPr>
      <w:r>
        <w:rPr>
          <w:rFonts w:ascii="Times New Roman" w:hAnsi="Times New Roman" w:cs="Times New Roman"/>
          <w:b/>
          <w:bCs/>
        </w:rPr>
        <w:t xml:space="preserve">3.5 </w:t>
      </w:r>
      <w:r w:rsidR="000B15B8" w:rsidRPr="00796523">
        <w:rPr>
          <w:rFonts w:ascii="Times New Roman" w:hAnsi="Times New Roman" w:cs="Times New Roman"/>
          <w:b/>
          <w:bCs/>
        </w:rPr>
        <w:t xml:space="preserve">Association between </w:t>
      </w:r>
      <w:r w:rsidR="000614E9" w:rsidRPr="00796523">
        <w:rPr>
          <w:rFonts w:ascii="Times New Roman" w:hAnsi="Times New Roman" w:cs="Times New Roman"/>
          <w:b/>
          <w:bCs/>
        </w:rPr>
        <w:t xml:space="preserve">soybean </w:t>
      </w:r>
      <w:r w:rsidR="000B15B8" w:rsidRPr="00796523">
        <w:rPr>
          <w:rFonts w:ascii="Times New Roman" w:hAnsi="Times New Roman" w:cs="Times New Roman"/>
          <w:b/>
          <w:bCs/>
        </w:rPr>
        <w:t>HI</w:t>
      </w:r>
      <w:r w:rsidR="000614E9" w:rsidRPr="00796523">
        <w:rPr>
          <w:rFonts w:ascii="Times New Roman" w:hAnsi="Times New Roman" w:cs="Times New Roman"/>
          <w:b/>
          <w:bCs/>
        </w:rPr>
        <w:t>, aboveground biomass,</w:t>
      </w:r>
      <w:r w:rsidR="00641130" w:rsidRPr="00796523">
        <w:rPr>
          <w:rFonts w:ascii="Times New Roman" w:hAnsi="Times New Roman" w:cs="Times New Roman"/>
          <w:b/>
          <w:bCs/>
        </w:rPr>
        <w:t xml:space="preserve"> and</w:t>
      </w:r>
      <w:r w:rsidR="000614E9" w:rsidRPr="00796523">
        <w:rPr>
          <w:rFonts w:ascii="Times New Roman" w:hAnsi="Times New Roman" w:cs="Times New Roman"/>
          <w:b/>
          <w:bCs/>
        </w:rPr>
        <w:t xml:space="preserve"> seed yield</w:t>
      </w:r>
    </w:p>
    <w:p w14:paraId="7C687487" w14:textId="0B904C92" w:rsidR="00CF50A5" w:rsidRPr="00CF3BF8" w:rsidRDefault="00044F23" w:rsidP="004925E0">
      <w:pPr>
        <w:spacing w:line="276" w:lineRule="auto"/>
        <w:jc w:val="both"/>
        <w:rPr>
          <w:rFonts w:ascii="Times New Roman" w:hAnsi="Times New Roman" w:cs="Times New Roman"/>
        </w:rPr>
      </w:pPr>
      <w:r w:rsidRPr="004C14F6">
        <w:rPr>
          <w:rFonts w:ascii="Times New Roman" w:hAnsi="Times New Roman" w:cs="Times New Roman"/>
        </w:rPr>
        <w:t xml:space="preserve">A </w:t>
      </w:r>
      <w:r w:rsidRPr="004C14F6">
        <w:rPr>
          <w:rStyle w:val="Strong"/>
          <w:rFonts w:ascii="Times New Roman" w:hAnsi="Times New Roman" w:cs="Times New Roman"/>
          <w:b w:val="0"/>
          <w:bCs w:val="0"/>
        </w:rPr>
        <w:t xml:space="preserve">positive </w:t>
      </w:r>
      <w:r w:rsidR="003721BF">
        <w:rPr>
          <w:rStyle w:val="Strong"/>
          <w:rFonts w:ascii="Times New Roman" w:hAnsi="Times New Roman" w:cs="Times New Roman"/>
          <w:b w:val="0"/>
          <w:bCs w:val="0"/>
        </w:rPr>
        <w:t xml:space="preserve">association between </w:t>
      </w:r>
      <w:r w:rsidR="00DA14FD">
        <w:rPr>
          <w:rStyle w:val="Strong"/>
          <w:rFonts w:ascii="Times New Roman" w:hAnsi="Times New Roman" w:cs="Times New Roman"/>
          <w:b w:val="0"/>
          <w:bCs w:val="0"/>
        </w:rPr>
        <w:t>aboveground biomass and yield was observed</w:t>
      </w:r>
      <w:r w:rsidR="003721BF" w:rsidRPr="004C14F6">
        <w:rPr>
          <w:rFonts w:ascii="Times New Roman" w:hAnsi="Times New Roman" w:cs="Times New Roman"/>
        </w:rPr>
        <w:t xml:space="preserve"> </w:t>
      </w:r>
      <w:r w:rsidR="00A1747F" w:rsidRPr="004C14F6">
        <w:rPr>
          <w:rFonts w:ascii="Times New Roman" w:hAnsi="Times New Roman" w:cs="Times New Roman"/>
        </w:rPr>
        <w:t xml:space="preserve">(Figure </w:t>
      </w:r>
      <w:r w:rsidR="00793275">
        <w:rPr>
          <w:rFonts w:ascii="Times New Roman" w:hAnsi="Times New Roman" w:cs="Times New Roman"/>
        </w:rPr>
        <w:t>3</w:t>
      </w:r>
      <w:r w:rsidR="00A1747F" w:rsidRPr="004C14F6">
        <w:rPr>
          <w:rFonts w:ascii="Times New Roman" w:hAnsi="Times New Roman" w:cs="Times New Roman"/>
        </w:rPr>
        <w:t>).</w:t>
      </w:r>
      <w:r w:rsidR="004C14F6">
        <w:rPr>
          <w:rFonts w:ascii="Times New Roman" w:hAnsi="Times New Roman" w:cs="Times New Roman"/>
        </w:rPr>
        <w:t xml:space="preserve"> </w:t>
      </w:r>
      <w:r w:rsidR="005453C5">
        <w:rPr>
          <w:rFonts w:ascii="Times New Roman" w:hAnsi="Times New Roman" w:cs="Times New Roman"/>
        </w:rPr>
        <w:t>S</w:t>
      </w:r>
      <w:r w:rsidRPr="004C14F6">
        <w:rPr>
          <w:rFonts w:ascii="Times New Roman" w:hAnsi="Times New Roman" w:cs="Times New Roman"/>
        </w:rPr>
        <w:t xml:space="preserve">eed yield varied significantly </w:t>
      </w:r>
      <w:r w:rsidR="00197360" w:rsidRPr="004C14F6">
        <w:rPr>
          <w:rFonts w:ascii="Times New Roman" w:hAnsi="Times New Roman" w:cs="Times New Roman"/>
        </w:rPr>
        <w:t>across</w:t>
      </w:r>
      <w:r w:rsidR="00A574D2">
        <w:rPr>
          <w:rFonts w:ascii="Times New Roman" w:hAnsi="Times New Roman" w:cs="Times New Roman"/>
        </w:rPr>
        <w:t xml:space="preserve"> conditions and years</w:t>
      </w:r>
      <w:r w:rsidR="00197360" w:rsidRPr="004C14F6">
        <w:rPr>
          <w:rFonts w:ascii="Times New Roman" w:hAnsi="Times New Roman" w:cs="Times New Roman"/>
        </w:rPr>
        <w:t>,</w:t>
      </w:r>
      <w:r w:rsidRPr="004C14F6">
        <w:rPr>
          <w:rFonts w:ascii="Times New Roman" w:hAnsi="Times New Roman" w:cs="Times New Roman"/>
        </w:rPr>
        <w:t xml:space="preserve"> ranging from 800 kg ha</w:t>
      </w:r>
      <w:r w:rsidRPr="004C14F6">
        <w:rPr>
          <w:rFonts w:ascii="Times New Roman" w:hAnsi="Times New Roman" w:cs="Times New Roman"/>
          <w:vertAlign w:val="superscript"/>
        </w:rPr>
        <w:t>–1</w:t>
      </w:r>
      <w:r w:rsidRPr="004C14F6">
        <w:rPr>
          <w:rFonts w:ascii="Times New Roman" w:hAnsi="Times New Roman" w:cs="Times New Roman"/>
        </w:rPr>
        <w:t xml:space="preserve"> to </w:t>
      </w:r>
      <w:r w:rsidR="005453C5">
        <w:rPr>
          <w:rFonts w:ascii="Times New Roman" w:hAnsi="Times New Roman" w:cs="Times New Roman"/>
        </w:rPr>
        <w:t>8</w:t>
      </w:r>
      <w:r w:rsidRPr="004C14F6">
        <w:rPr>
          <w:rFonts w:ascii="Times New Roman" w:hAnsi="Times New Roman" w:cs="Times New Roman"/>
        </w:rPr>
        <w:t>000 kg ha</w:t>
      </w:r>
      <w:r w:rsidRPr="004C14F6">
        <w:rPr>
          <w:rFonts w:ascii="Times New Roman" w:hAnsi="Times New Roman" w:cs="Times New Roman"/>
          <w:vertAlign w:val="superscript"/>
        </w:rPr>
        <w:t>–1</w:t>
      </w:r>
      <w:r w:rsidRPr="004C14F6">
        <w:rPr>
          <w:rFonts w:ascii="Times New Roman" w:hAnsi="Times New Roman" w:cs="Times New Roman"/>
        </w:rPr>
        <w:t>. Biomass production ranged from 3840 to 11640 kg ha</w:t>
      </w:r>
      <w:r w:rsidRPr="004C14F6">
        <w:rPr>
          <w:rFonts w:ascii="Times New Roman" w:hAnsi="Times New Roman" w:cs="Times New Roman"/>
          <w:vertAlign w:val="superscript"/>
        </w:rPr>
        <w:t>–1</w:t>
      </w:r>
      <w:r w:rsidR="00CC2611">
        <w:rPr>
          <w:rFonts w:ascii="Times New Roman" w:hAnsi="Times New Roman" w:cs="Times New Roman"/>
        </w:rPr>
        <w:t xml:space="preserve">, while HI ranged from </w:t>
      </w:r>
      <w:r w:rsidR="00796523">
        <w:rPr>
          <w:rFonts w:ascii="Times New Roman" w:hAnsi="Times New Roman" w:cs="Times New Roman"/>
        </w:rPr>
        <w:t>0.3</w:t>
      </w:r>
      <w:r w:rsidR="00CC2611">
        <w:rPr>
          <w:rFonts w:ascii="Times New Roman" w:hAnsi="Times New Roman" w:cs="Times New Roman"/>
        </w:rPr>
        <w:t xml:space="preserve"> to </w:t>
      </w:r>
      <w:r w:rsidR="00796523">
        <w:rPr>
          <w:rFonts w:ascii="Times New Roman" w:hAnsi="Times New Roman" w:cs="Times New Roman"/>
        </w:rPr>
        <w:t>0.6</w:t>
      </w:r>
      <w:r w:rsidR="00CC2611">
        <w:rPr>
          <w:rFonts w:ascii="Times New Roman" w:hAnsi="Times New Roman" w:cs="Times New Roman"/>
        </w:rPr>
        <w:t>.</w:t>
      </w:r>
      <w:r w:rsidRPr="004C14F6">
        <w:rPr>
          <w:rFonts w:ascii="Times New Roman" w:hAnsi="Times New Roman" w:cs="Times New Roman"/>
        </w:rPr>
        <w:t xml:space="preserve"> showing considerable variation depending on irrigation, sowing time, and temperature.</w:t>
      </w:r>
      <w:r w:rsidR="000D2881">
        <w:rPr>
          <w:rFonts w:ascii="Times New Roman" w:hAnsi="Times New Roman" w:cs="Times New Roman"/>
        </w:rPr>
        <w:t xml:space="preserve"> </w:t>
      </w:r>
      <w:r w:rsidR="00106B90" w:rsidRPr="004136F8">
        <w:rPr>
          <w:rFonts w:ascii="Times New Roman" w:hAnsi="Times New Roman" w:cs="Times New Roman"/>
        </w:rPr>
        <w:t>According to Figure 4</w:t>
      </w:r>
      <w:r w:rsidR="00A90919">
        <w:rPr>
          <w:rFonts w:ascii="Times New Roman" w:hAnsi="Times New Roman" w:cs="Times New Roman"/>
        </w:rPr>
        <w:t>,</w:t>
      </w:r>
      <w:r w:rsidR="00106B90" w:rsidRPr="004136F8">
        <w:rPr>
          <w:rFonts w:ascii="Times New Roman" w:hAnsi="Times New Roman" w:cs="Times New Roman"/>
        </w:rPr>
        <w:t xml:space="preserve"> HI </w:t>
      </w:r>
      <w:r w:rsidR="00A574D2">
        <w:rPr>
          <w:rFonts w:ascii="Times New Roman" w:hAnsi="Times New Roman" w:cs="Times New Roman"/>
        </w:rPr>
        <w:t>may</w:t>
      </w:r>
      <w:r w:rsidR="00786830" w:rsidRPr="004136F8">
        <w:rPr>
          <w:rFonts w:ascii="Times New Roman" w:hAnsi="Times New Roman" w:cs="Times New Roman"/>
        </w:rPr>
        <w:t xml:space="preserve"> </w:t>
      </w:r>
      <w:r w:rsidR="00106B90" w:rsidRPr="004136F8">
        <w:rPr>
          <w:rFonts w:ascii="Times New Roman" w:hAnsi="Times New Roman" w:cs="Times New Roman"/>
        </w:rPr>
        <w:t xml:space="preserve">not </w:t>
      </w:r>
      <w:r w:rsidR="00A574D2">
        <w:rPr>
          <w:rFonts w:ascii="Times New Roman" w:hAnsi="Times New Roman" w:cs="Times New Roman"/>
        </w:rPr>
        <w:t xml:space="preserve">be </w:t>
      </w:r>
      <w:r w:rsidR="00106B90" w:rsidRPr="004136F8">
        <w:rPr>
          <w:rFonts w:ascii="Times New Roman" w:hAnsi="Times New Roman" w:cs="Times New Roman"/>
        </w:rPr>
        <w:t>considered as the primary determinant of yield across environments as it explained only 6% of yield variation</w:t>
      </w:r>
      <w:r w:rsidR="009538D1">
        <w:rPr>
          <w:rFonts w:ascii="Times New Roman" w:hAnsi="Times New Roman" w:cs="Times New Roman"/>
        </w:rPr>
        <w:t xml:space="preserve">, while biomass explained </w:t>
      </w:r>
      <w:r w:rsidR="00796523">
        <w:rPr>
          <w:rFonts w:ascii="Times New Roman" w:hAnsi="Times New Roman" w:cs="Times New Roman"/>
        </w:rPr>
        <w:t>64% of</w:t>
      </w:r>
      <w:r w:rsidR="009538D1">
        <w:rPr>
          <w:rFonts w:ascii="Times New Roman" w:hAnsi="Times New Roman" w:cs="Times New Roman"/>
        </w:rPr>
        <w:t xml:space="preserve"> the yield </w:t>
      </w:r>
      <w:r w:rsidR="00A574D2">
        <w:rPr>
          <w:rFonts w:ascii="Times New Roman" w:hAnsi="Times New Roman" w:cs="Times New Roman"/>
        </w:rPr>
        <w:t>discrepancy</w:t>
      </w:r>
      <w:r w:rsidR="00796523">
        <w:rPr>
          <w:rFonts w:ascii="Times New Roman" w:hAnsi="Times New Roman" w:cs="Times New Roman"/>
        </w:rPr>
        <w:t>.</w:t>
      </w:r>
      <w:r w:rsidRPr="004136F8">
        <w:rPr>
          <w:rFonts w:ascii="Times New Roman" w:hAnsi="Times New Roman" w:cs="Times New Roman"/>
        </w:rPr>
        <w:t xml:space="preserve"> </w:t>
      </w:r>
      <w:r w:rsidR="009F6B63" w:rsidRPr="004136F8">
        <w:rPr>
          <w:rFonts w:ascii="Times New Roman" w:hAnsi="Times New Roman" w:cs="Times New Roman"/>
        </w:rPr>
        <w:t>The linear regression between yield and HI indicated that yield increases by about 2877 kg. ha</w:t>
      </w:r>
      <w:r w:rsidR="009F6B63" w:rsidRPr="004136F8">
        <w:rPr>
          <w:rFonts w:ascii="Times New Roman" w:hAnsi="Times New Roman" w:cs="Times New Roman"/>
          <w:vertAlign w:val="superscript"/>
        </w:rPr>
        <w:t>-1</w:t>
      </w:r>
      <w:r w:rsidR="009F6B63" w:rsidRPr="004136F8">
        <w:rPr>
          <w:rFonts w:ascii="Times New Roman" w:hAnsi="Times New Roman" w:cs="Times New Roman"/>
        </w:rPr>
        <w:t xml:space="preserve">for each unit increase in HI. </w:t>
      </w:r>
    </w:p>
    <w:p w14:paraId="6C7FC1EB" w14:textId="56CD3815" w:rsidR="002101E0" w:rsidRPr="007F0859" w:rsidRDefault="009D7DD9" w:rsidP="000C2820">
      <w:pPr>
        <w:spacing w:line="276" w:lineRule="auto"/>
        <w:jc w:val="center"/>
      </w:pPr>
      <w:r>
        <w:rPr>
          <w:noProof/>
        </w:rPr>
        <w:drawing>
          <wp:inline distT="0" distB="0" distL="0" distR="0" wp14:anchorId="19ED6628" wp14:editId="380ACEEF">
            <wp:extent cx="3157392" cy="2671639"/>
            <wp:effectExtent l="0" t="0" r="5080" b="0"/>
            <wp:docPr id="8934232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7022" cy="2688249"/>
                    </a:xfrm>
                    <a:prstGeom prst="rect">
                      <a:avLst/>
                    </a:prstGeom>
                    <a:noFill/>
                    <a:ln>
                      <a:noFill/>
                    </a:ln>
                  </pic:spPr>
                </pic:pic>
              </a:graphicData>
            </a:graphic>
          </wp:inline>
        </w:drawing>
      </w:r>
    </w:p>
    <w:p w14:paraId="24AB2A76" w14:textId="77777777" w:rsidR="00525177" w:rsidRDefault="0070003F" w:rsidP="00735303">
      <w:pPr>
        <w:spacing w:line="240" w:lineRule="auto"/>
        <w:jc w:val="both"/>
        <w:rPr>
          <w:rFonts w:ascii="Times New Roman" w:hAnsi="Times New Roman" w:cs="Times New Roman"/>
          <w:b/>
          <w:bCs/>
          <w:sz w:val="22"/>
          <w:szCs w:val="22"/>
        </w:rPr>
      </w:pPr>
      <w:r w:rsidRPr="007F0859">
        <w:rPr>
          <w:rFonts w:ascii="Times New Roman" w:hAnsi="Times New Roman" w:cs="Times New Roman"/>
          <w:b/>
          <w:bCs/>
          <w:sz w:val="22"/>
          <w:szCs w:val="22"/>
        </w:rPr>
        <w:t>Figure</w:t>
      </w:r>
      <w:r w:rsidR="00603C65">
        <w:rPr>
          <w:rFonts w:ascii="Times New Roman" w:hAnsi="Times New Roman" w:cs="Times New Roman"/>
          <w:b/>
          <w:bCs/>
          <w:sz w:val="22"/>
          <w:szCs w:val="22"/>
        </w:rPr>
        <w:t xml:space="preserve"> 3</w:t>
      </w:r>
      <w:r w:rsidRPr="007F0859">
        <w:rPr>
          <w:rFonts w:ascii="Times New Roman" w:hAnsi="Times New Roman" w:cs="Times New Roman"/>
          <w:b/>
          <w:bCs/>
          <w:sz w:val="22"/>
          <w:szCs w:val="22"/>
        </w:rPr>
        <w:t xml:space="preserve"> </w:t>
      </w:r>
    </w:p>
    <w:p w14:paraId="73757654" w14:textId="5B1DE370" w:rsidR="00680CD6" w:rsidRPr="00735303" w:rsidRDefault="007649EB" w:rsidP="00735303">
      <w:pPr>
        <w:spacing w:line="240" w:lineRule="auto"/>
        <w:jc w:val="both"/>
        <w:rPr>
          <w:rFonts w:ascii="Times New Roman" w:hAnsi="Times New Roman" w:cs="Times New Roman"/>
          <w:sz w:val="22"/>
          <w:szCs w:val="22"/>
        </w:rPr>
      </w:pPr>
      <w:r w:rsidRPr="00735303">
        <w:rPr>
          <w:rFonts w:ascii="Times New Roman" w:hAnsi="Times New Roman" w:cs="Times New Roman"/>
          <w:sz w:val="22"/>
          <w:szCs w:val="22"/>
        </w:rPr>
        <w:t>The positive linear equation (</w:t>
      </w:r>
      <w:r w:rsidRPr="00735303">
        <w:rPr>
          <w:rStyle w:val="Strong"/>
          <w:rFonts w:ascii="Times New Roman" w:hAnsi="Times New Roman" w:cs="Times New Roman"/>
          <w:sz w:val="22"/>
          <w:szCs w:val="22"/>
        </w:rPr>
        <w:t xml:space="preserve">y = </w:t>
      </w:r>
      <w:r w:rsidR="008D1A51" w:rsidRPr="00735303">
        <w:rPr>
          <w:rStyle w:val="Strong"/>
          <w:rFonts w:ascii="Times New Roman" w:hAnsi="Times New Roman" w:cs="Times New Roman"/>
          <w:b w:val="0"/>
          <w:bCs w:val="0"/>
          <w:sz w:val="22"/>
          <w:szCs w:val="22"/>
        </w:rPr>
        <w:t>0.4007</w:t>
      </w:r>
      <w:r w:rsidRPr="00735303">
        <w:rPr>
          <w:rStyle w:val="Strong"/>
          <w:rFonts w:ascii="Times New Roman" w:hAnsi="Times New Roman" w:cs="Times New Roman"/>
          <w:b w:val="0"/>
          <w:bCs w:val="0"/>
          <w:sz w:val="22"/>
          <w:szCs w:val="22"/>
        </w:rPr>
        <w:t xml:space="preserve">x + </w:t>
      </w:r>
      <w:r w:rsidR="008D1A51" w:rsidRPr="00735303">
        <w:rPr>
          <w:rStyle w:val="Strong"/>
          <w:rFonts w:ascii="Times New Roman" w:hAnsi="Times New Roman" w:cs="Times New Roman"/>
          <w:b w:val="0"/>
          <w:bCs w:val="0"/>
          <w:sz w:val="22"/>
          <w:szCs w:val="22"/>
        </w:rPr>
        <w:t>183</w:t>
      </w:r>
      <w:r w:rsidRPr="00735303">
        <w:rPr>
          <w:rStyle w:val="Strong"/>
          <w:rFonts w:ascii="Times New Roman" w:hAnsi="Times New Roman" w:cs="Times New Roman"/>
          <w:b w:val="0"/>
          <w:bCs w:val="0"/>
          <w:sz w:val="22"/>
          <w:szCs w:val="22"/>
        </w:rPr>
        <w:t>.</w:t>
      </w:r>
      <w:r w:rsidR="008D1A51" w:rsidRPr="00735303">
        <w:rPr>
          <w:rStyle w:val="Strong"/>
          <w:rFonts w:ascii="Times New Roman" w:hAnsi="Times New Roman" w:cs="Times New Roman"/>
          <w:b w:val="0"/>
          <w:bCs w:val="0"/>
          <w:sz w:val="22"/>
          <w:szCs w:val="22"/>
        </w:rPr>
        <w:t>88</w:t>
      </w:r>
      <w:r w:rsidRPr="00735303">
        <w:rPr>
          <w:rFonts w:ascii="Times New Roman" w:hAnsi="Times New Roman" w:cs="Times New Roman"/>
          <w:sz w:val="22"/>
          <w:szCs w:val="22"/>
        </w:rPr>
        <w:t xml:space="preserve">) with an </w:t>
      </w:r>
      <w:r w:rsidRPr="00735303">
        <w:rPr>
          <w:rStyle w:val="Strong"/>
          <w:rFonts w:ascii="Times New Roman" w:hAnsi="Times New Roman" w:cs="Times New Roman"/>
          <w:b w:val="0"/>
          <w:bCs w:val="0"/>
          <w:sz w:val="22"/>
          <w:szCs w:val="22"/>
        </w:rPr>
        <w:t>R² of 0.69</w:t>
      </w:r>
      <w:r w:rsidRPr="00735303">
        <w:rPr>
          <w:rFonts w:ascii="Times New Roman" w:hAnsi="Times New Roman" w:cs="Times New Roman"/>
          <w:sz w:val="22"/>
          <w:szCs w:val="22"/>
        </w:rPr>
        <w:t>, indicated that about 68% of yield variation is attributed to biomass.</w:t>
      </w:r>
    </w:p>
    <w:p w14:paraId="640F5CD7" w14:textId="77777777" w:rsidR="009C376E" w:rsidRPr="007F0859" w:rsidRDefault="009C376E" w:rsidP="00680CD6">
      <w:pPr>
        <w:spacing w:line="276" w:lineRule="auto"/>
        <w:jc w:val="both"/>
        <w:rPr>
          <w:rFonts w:ascii="Times New Roman" w:hAnsi="Times New Roman" w:cs="Times New Roman"/>
          <w:b/>
          <w:bCs/>
          <w:sz w:val="22"/>
          <w:szCs w:val="22"/>
        </w:rPr>
      </w:pPr>
    </w:p>
    <w:p w14:paraId="291B98C8" w14:textId="77BAAA32" w:rsidR="00C1265E" w:rsidRDefault="00C1265E" w:rsidP="009D7DD9">
      <w:pPr>
        <w:spacing w:line="240" w:lineRule="auto"/>
        <w:jc w:val="center"/>
        <w:rPr>
          <w:rFonts w:ascii="Times New Roman" w:hAnsi="Times New Roman" w:cs="Times New Roman"/>
          <w:b/>
          <w:bCs/>
          <w:sz w:val="22"/>
          <w:szCs w:val="22"/>
        </w:rPr>
      </w:pPr>
      <w:r>
        <w:rPr>
          <w:noProof/>
        </w:rPr>
        <w:lastRenderedPageBreak/>
        <w:drawing>
          <wp:inline distT="0" distB="0" distL="0" distR="0" wp14:anchorId="344F435E" wp14:editId="5A6D74F9">
            <wp:extent cx="3232565" cy="2735248"/>
            <wp:effectExtent l="0" t="0" r="6350" b="8255"/>
            <wp:docPr id="12842999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4051" cy="2744967"/>
                    </a:xfrm>
                    <a:prstGeom prst="rect">
                      <a:avLst/>
                    </a:prstGeom>
                    <a:noFill/>
                    <a:ln>
                      <a:noFill/>
                    </a:ln>
                  </pic:spPr>
                </pic:pic>
              </a:graphicData>
            </a:graphic>
          </wp:inline>
        </w:drawing>
      </w:r>
    </w:p>
    <w:p w14:paraId="47DC0DE3" w14:textId="63AE19AB" w:rsidR="00735303" w:rsidRDefault="00496E61" w:rsidP="00735303">
      <w:pPr>
        <w:spacing w:line="240" w:lineRule="auto"/>
        <w:jc w:val="both"/>
        <w:rPr>
          <w:rFonts w:ascii="Times New Roman" w:hAnsi="Times New Roman" w:cs="Times New Roman"/>
          <w:b/>
          <w:bCs/>
          <w:sz w:val="22"/>
          <w:szCs w:val="22"/>
        </w:rPr>
      </w:pPr>
      <w:r w:rsidRPr="007F0859">
        <w:rPr>
          <w:rFonts w:ascii="Times New Roman" w:hAnsi="Times New Roman" w:cs="Times New Roman"/>
          <w:b/>
          <w:bCs/>
          <w:sz w:val="22"/>
          <w:szCs w:val="22"/>
        </w:rPr>
        <w:t xml:space="preserve">Figure </w:t>
      </w:r>
      <w:r w:rsidR="00603C65">
        <w:rPr>
          <w:rFonts w:ascii="Times New Roman" w:hAnsi="Times New Roman" w:cs="Times New Roman"/>
          <w:b/>
          <w:bCs/>
          <w:sz w:val="22"/>
          <w:szCs w:val="22"/>
        </w:rPr>
        <w:t>4</w:t>
      </w:r>
    </w:p>
    <w:p w14:paraId="0AB015B4" w14:textId="600D8ADD" w:rsidR="00496E61" w:rsidRDefault="00496E61" w:rsidP="00735303">
      <w:pPr>
        <w:spacing w:line="240" w:lineRule="auto"/>
        <w:jc w:val="both"/>
        <w:rPr>
          <w:rFonts w:ascii="Times New Roman" w:hAnsi="Times New Roman" w:cs="Times New Roman"/>
          <w:sz w:val="22"/>
          <w:szCs w:val="22"/>
        </w:rPr>
      </w:pPr>
      <w:r w:rsidRPr="00735303">
        <w:rPr>
          <w:rFonts w:ascii="Times New Roman" w:hAnsi="Times New Roman" w:cs="Times New Roman"/>
          <w:sz w:val="22"/>
          <w:szCs w:val="22"/>
        </w:rPr>
        <w:t xml:space="preserve">The equation </w:t>
      </w:r>
      <w:r w:rsidRPr="00735303">
        <w:rPr>
          <w:rStyle w:val="katex-mathml"/>
          <w:rFonts w:ascii="Times New Roman" w:hAnsi="Times New Roman" w:cs="Times New Roman"/>
          <w:sz w:val="22"/>
          <w:szCs w:val="22"/>
        </w:rPr>
        <w:t>Y=2876.9X+1327</w:t>
      </w:r>
      <w:r w:rsidRPr="00735303">
        <w:rPr>
          <w:rFonts w:ascii="Times New Roman" w:hAnsi="Times New Roman" w:cs="Times New Roman"/>
          <w:sz w:val="22"/>
          <w:szCs w:val="22"/>
        </w:rPr>
        <w:t xml:space="preserve"> indicates a positive linear relationship between yield and HI indicating that for the yield is expected to increase by approximately 2876.9 by every unit increase in harvest index. However, the low </w:t>
      </w:r>
      <w:r w:rsidRPr="00735303">
        <w:rPr>
          <w:rStyle w:val="katex-mathml"/>
          <w:rFonts w:ascii="Times New Roman" w:hAnsi="Times New Roman" w:cs="Times New Roman"/>
          <w:sz w:val="22"/>
          <w:szCs w:val="22"/>
        </w:rPr>
        <w:t>R</w:t>
      </w:r>
      <w:r w:rsidRPr="00735303">
        <w:rPr>
          <w:rStyle w:val="katex-mathml"/>
          <w:rFonts w:ascii="Times New Roman" w:hAnsi="Times New Roman" w:cs="Times New Roman"/>
          <w:sz w:val="22"/>
          <w:szCs w:val="22"/>
          <w:vertAlign w:val="superscript"/>
        </w:rPr>
        <w:t>2</w:t>
      </w:r>
      <w:r w:rsidRPr="00735303">
        <w:rPr>
          <w:rStyle w:val="katex-mathml"/>
          <w:rFonts w:ascii="Times New Roman" w:hAnsi="Times New Roman" w:cs="Times New Roman"/>
          <w:sz w:val="22"/>
          <w:szCs w:val="22"/>
        </w:rPr>
        <w:t xml:space="preserve"> </w:t>
      </w:r>
      <w:r w:rsidRPr="00735303">
        <w:rPr>
          <w:rFonts w:ascii="Times New Roman" w:hAnsi="Times New Roman" w:cs="Times New Roman"/>
          <w:sz w:val="22"/>
          <w:szCs w:val="22"/>
        </w:rPr>
        <w:t xml:space="preserve">value indicates that HI explains only 5% of the variation. </w:t>
      </w:r>
    </w:p>
    <w:p w14:paraId="4E62EB2E" w14:textId="77777777" w:rsidR="003600BC" w:rsidRPr="00735303" w:rsidRDefault="003600BC" w:rsidP="00735303">
      <w:pPr>
        <w:spacing w:line="240" w:lineRule="auto"/>
        <w:jc w:val="both"/>
        <w:rPr>
          <w:rFonts w:ascii="Times New Roman" w:hAnsi="Times New Roman" w:cs="Times New Roman"/>
          <w:sz w:val="22"/>
          <w:szCs w:val="22"/>
        </w:rPr>
      </w:pPr>
    </w:p>
    <w:p w14:paraId="0F13AAE4" w14:textId="77777777" w:rsidR="007465D6" w:rsidRPr="007F0859" w:rsidRDefault="007465D6" w:rsidP="007465D6">
      <w:pPr>
        <w:spacing w:line="276" w:lineRule="auto"/>
        <w:rPr>
          <w:rFonts w:ascii="Times New Roman" w:hAnsi="Times New Roman" w:cs="Times New Roman"/>
          <w:b/>
          <w:bCs/>
        </w:rPr>
      </w:pPr>
      <w:r>
        <w:rPr>
          <w:rFonts w:ascii="Times New Roman" w:hAnsi="Times New Roman" w:cs="Times New Roman"/>
          <w:b/>
          <w:bCs/>
        </w:rPr>
        <w:t xml:space="preserve">4 </w:t>
      </w:r>
      <w:r w:rsidRPr="00C0492C">
        <w:rPr>
          <w:rFonts w:ascii="Times New Roman" w:hAnsi="Times New Roman" w:cs="Times New Roman"/>
          <w:b/>
          <w:bCs/>
        </w:rPr>
        <w:t>Genetic impacts on soybean harvest index</w:t>
      </w:r>
    </w:p>
    <w:p w14:paraId="75170F17" w14:textId="5C70B59D" w:rsidR="006209C7" w:rsidRPr="00813640" w:rsidRDefault="00354683" w:rsidP="00354683">
      <w:pPr>
        <w:spacing w:line="276" w:lineRule="auto"/>
        <w:jc w:val="both"/>
        <w:rPr>
          <w:rFonts w:ascii="Times New Roman" w:hAnsi="Times New Roman" w:cs="Times New Roman"/>
        </w:rPr>
      </w:pPr>
      <w:r w:rsidRPr="00AB4C3D">
        <w:rPr>
          <w:rFonts w:ascii="Times New Roman" w:hAnsi="Times New Roman" w:cs="Times New Roman"/>
        </w:rPr>
        <w:t xml:space="preserve">Improvement in soybean yield in the United State reflects contribution from both enhanced agronomic practices and genetic improvement of cultivar selection with </w:t>
      </w:r>
      <w:r w:rsidR="00E54879">
        <w:rPr>
          <w:rFonts w:ascii="Times New Roman" w:hAnsi="Times New Roman" w:cs="Times New Roman"/>
        </w:rPr>
        <w:t xml:space="preserve">HI </w:t>
      </w:r>
      <w:r w:rsidRPr="00AB4C3D">
        <w:rPr>
          <w:rFonts w:ascii="Times New Roman" w:hAnsi="Times New Roman" w:cs="Times New Roman"/>
        </w:rPr>
        <w:t xml:space="preserve">playing a central role in converting biomass production into seed yields (Kessler et al., 2020). However, the literature presents </w:t>
      </w:r>
      <w:r w:rsidR="00641603">
        <w:rPr>
          <w:rFonts w:ascii="Times New Roman" w:hAnsi="Times New Roman" w:cs="Times New Roman"/>
        </w:rPr>
        <w:t>diverging</w:t>
      </w:r>
      <w:r w:rsidRPr="00AB4C3D">
        <w:rPr>
          <w:rFonts w:ascii="Times New Roman" w:hAnsi="Times New Roman" w:cs="Times New Roman"/>
        </w:rPr>
        <w:t xml:space="preserve"> findings regarding the relationship between HI and genetic yield gains. While </w:t>
      </w:r>
      <w:r>
        <w:rPr>
          <w:rFonts w:ascii="Times New Roman" w:hAnsi="Times New Roman" w:cs="Times New Roman"/>
        </w:rPr>
        <w:t xml:space="preserve">enhanced </w:t>
      </w:r>
      <w:r w:rsidRPr="00AB4C3D">
        <w:rPr>
          <w:rFonts w:ascii="Times New Roman" w:hAnsi="Times New Roman" w:cs="Times New Roman"/>
        </w:rPr>
        <w:t xml:space="preserve">HI </w:t>
      </w:r>
      <w:r>
        <w:rPr>
          <w:rFonts w:ascii="Times New Roman" w:hAnsi="Times New Roman" w:cs="Times New Roman"/>
        </w:rPr>
        <w:t xml:space="preserve">was reported by </w:t>
      </w:r>
      <w:r w:rsidRPr="00AB4C3D">
        <w:rPr>
          <w:rFonts w:ascii="Times New Roman" w:hAnsi="Times New Roman" w:cs="Times New Roman"/>
        </w:rPr>
        <w:t xml:space="preserve">Jin et al. (2010) in cultivars released </w:t>
      </w:r>
      <w:r w:rsidR="00E85BD4">
        <w:rPr>
          <w:rFonts w:ascii="Times New Roman" w:hAnsi="Times New Roman" w:cs="Times New Roman"/>
        </w:rPr>
        <w:t xml:space="preserve">from 1950 to 2006, </w:t>
      </w:r>
      <w:r w:rsidRPr="00AB4C3D">
        <w:rPr>
          <w:rFonts w:ascii="Times New Roman" w:hAnsi="Times New Roman" w:cs="Times New Roman"/>
        </w:rPr>
        <w:t xml:space="preserve">De Bruin and Pedersen (2009) found no significant changes in </w:t>
      </w:r>
      <w:r w:rsidR="00263DDA" w:rsidRPr="00AB4C3D">
        <w:rPr>
          <w:rFonts w:ascii="Times New Roman" w:hAnsi="Times New Roman" w:cs="Times New Roman"/>
        </w:rPr>
        <w:t>HI.</w:t>
      </w:r>
      <w:r w:rsidRPr="00AB4C3D">
        <w:rPr>
          <w:rFonts w:ascii="Times New Roman" w:hAnsi="Times New Roman" w:cs="Times New Roman"/>
        </w:rPr>
        <w:t xml:space="preserve"> In addition, inconsistent findings were reported in studies evaluating the relationship between soybean yield and HI</w:t>
      </w:r>
      <w:r>
        <w:rPr>
          <w:rFonts w:ascii="Times New Roman" w:hAnsi="Times New Roman" w:cs="Times New Roman"/>
        </w:rPr>
        <w:t>.</w:t>
      </w:r>
      <w:r w:rsidRPr="00AB4C3D">
        <w:rPr>
          <w:rFonts w:ascii="Times New Roman" w:hAnsi="Times New Roman" w:cs="Times New Roman"/>
        </w:rPr>
        <w:t xml:space="preserve"> </w:t>
      </w:r>
      <w:r>
        <w:rPr>
          <w:rFonts w:ascii="Times New Roman" w:hAnsi="Times New Roman" w:cs="Times New Roman"/>
        </w:rPr>
        <w:t xml:space="preserve">A </w:t>
      </w:r>
      <w:r w:rsidRPr="00AB4C3D">
        <w:rPr>
          <w:rFonts w:ascii="Times New Roman" w:hAnsi="Times New Roman" w:cs="Times New Roman"/>
        </w:rPr>
        <w:t xml:space="preserve">positive association </w:t>
      </w:r>
      <w:r>
        <w:rPr>
          <w:rFonts w:ascii="Times New Roman" w:hAnsi="Times New Roman" w:cs="Times New Roman"/>
        </w:rPr>
        <w:t>was reported by</w:t>
      </w:r>
      <w:r w:rsidRPr="00AB4C3D">
        <w:rPr>
          <w:rFonts w:ascii="Times New Roman" w:hAnsi="Times New Roman" w:cs="Times New Roman"/>
        </w:rPr>
        <w:t xml:space="preserve"> Morrison et al., </w:t>
      </w:r>
      <w:r>
        <w:rPr>
          <w:rFonts w:ascii="Times New Roman" w:hAnsi="Times New Roman" w:cs="Times New Roman"/>
        </w:rPr>
        <w:t>(</w:t>
      </w:r>
      <w:r w:rsidRPr="00AB4C3D">
        <w:rPr>
          <w:rFonts w:ascii="Times New Roman" w:hAnsi="Times New Roman" w:cs="Times New Roman"/>
        </w:rPr>
        <w:t>1999</w:t>
      </w:r>
      <w:r>
        <w:rPr>
          <w:rFonts w:ascii="Times New Roman" w:hAnsi="Times New Roman" w:cs="Times New Roman"/>
        </w:rPr>
        <w:t>),</w:t>
      </w:r>
      <w:r w:rsidRPr="00AB4C3D">
        <w:rPr>
          <w:rFonts w:ascii="Times New Roman" w:hAnsi="Times New Roman" w:cs="Times New Roman"/>
        </w:rPr>
        <w:t xml:space="preserve"> Pedersen and Lauer, </w:t>
      </w:r>
      <w:r>
        <w:rPr>
          <w:rFonts w:ascii="Times New Roman" w:hAnsi="Times New Roman" w:cs="Times New Roman"/>
        </w:rPr>
        <w:t>(</w:t>
      </w:r>
      <w:r w:rsidRPr="00AB4C3D">
        <w:rPr>
          <w:rFonts w:ascii="Times New Roman" w:hAnsi="Times New Roman" w:cs="Times New Roman"/>
        </w:rPr>
        <w:t>2004</w:t>
      </w:r>
      <w:r>
        <w:rPr>
          <w:rFonts w:ascii="Times New Roman" w:hAnsi="Times New Roman" w:cs="Times New Roman"/>
        </w:rPr>
        <w:t>) and</w:t>
      </w:r>
      <w:r w:rsidRPr="00AB4C3D">
        <w:rPr>
          <w:rFonts w:ascii="Times New Roman" w:hAnsi="Times New Roman" w:cs="Times New Roman"/>
        </w:rPr>
        <w:t xml:space="preserve"> Jin et al., </w:t>
      </w:r>
      <w:r>
        <w:rPr>
          <w:rFonts w:ascii="Times New Roman" w:hAnsi="Times New Roman" w:cs="Times New Roman"/>
        </w:rPr>
        <w:t>(</w:t>
      </w:r>
      <w:r w:rsidRPr="00AB4C3D">
        <w:rPr>
          <w:rFonts w:ascii="Times New Roman" w:hAnsi="Times New Roman" w:cs="Times New Roman"/>
        </w:rPr>
        <w:t>2010</w:t>
      </w:r>
      <w:r>
        <w:rPr>
          <w:rFonts w:ascii="Times New Roman" w:hAnsi="Times New Roman" w:cs="Times New Roman"/>
        </w:rPr>
        <w:t>)</w:t>
      </w:r>
      <w:r w:rsidRPr="00AB4C3D">
        <w:rPr>
          <w:rFonts w:ascii="Times New Roman" w:hAnsi="Times New Roman" w:cs="Times New Roman"/>
        </w:rPr>
        <w:t xml:space="preserve">, </w:t>
      </w:r>
      <w:r>
        <w:rPr>
          <w:rFonts w:ascii="Times New Roman" w:hAnsi="Times New Roman" w:cs="Times New Roman"/>
        </w:rPr>
        <w:t xml:space="preserve">whereas </w:t>
      </w:r>
      <w:r w:rsidRPr="00AB4C3D">
        <w:rPr>
          <w:rFonts w:ascii="Times New Roman" w:hAnsi="Times New Roman" w:cs="Times New Roman"/>
        </w:rPr>
        <w:t xml:space="preserve">no </w:t>
      </w:r>
      <w:r>
        <w:rPr>
          <w:rFonts w:ascii="Times New Roman" w:hAnsi="Times New Roman" w:cs="Times New Roman"/>
        </w:rPr>
        <w:t xml:space="preserve">significant </w:t>
      </w:r>
      <w:r w:rsidRPr="00AB4C3D">
        <w:rPr>
          <w:rFonts w:ascii="Times New Roman" w:hAnsi="Times New Roman" w:cs="Times New Roman"/>
        </w:rPr>
        <w:t xml:space="preserve">correlation </w:t>
      </w:r>
      <w:r>
        <w:rPr>
          <w:rFonts w:ascii="Times New Roman" w:hAnsi="Times New Roman" w:cs="Times New Roman"/>
        </w:rPr>
        <w:t xml:space="preserve">was observed </w:t>
      </w:r>
      <w:r w:rsidRPr="00AB4C3D">
        <w:rPr>
          <w:rFonts w:ascii="Times New Roman" w:hAnsi="Times New Roman" w:cs="Times New Roman"/>
        </w:rPr>
        <w:t xml:space="preserve">in </w:t>
      </w:r>
      <w:r>
        <w:rPr>
          <w:rFonts w:ascii="Times New Roman" w:hAnsi="Times New Roman" w:cs="Times New Roman"/>
        </w:rPr>
        <w:t>other studies</w:t>
      </w:r>
      <w:r w:rsidRPr="00AB4C3D">
        <w:rPr>
          <w:rFonts w:ascii="Times New Roman" w:hAnsi="Times New Roman" w:cs="Times New Roman"/>
        </w:rPr>
        <w:t xml:space="preserve"> (Schapaugh and Wilcox, 1980; Cregan and Yaklich, 1986). The </w:t>
      </w:r>
      <w:r w:rsidR="008A3EBE">
        <w:rPr>
          <w:rFonts w:ascii="Times New Roman" w:hAnsi="Times New Roman" w:cs="Times New Roman"/>
        </w:rPr>
        <w:t>rate of</w:t>
      </w:r>
      <w:r w:rsidR="008A3EBE" w:rsidRPr="00AB4C3D">
        <w:rPr>
          <w:rFonts w:ascii="Times New Roman" w:hAnsi="Times New Roman" w:cs="Times New Roman"/>
        </w:rPr>
        <w:t xml:space="preserve"> </w:t>
      </w:r>
      <w:r w:rsidR="008A3EBE" w:rsidRPr="00AB4C3D">
        <w:rPr>
          <w:rStyle w:val="Strong"/>
          <w:rFonts w:ascii="Times New Roman" w:hAnsi="Times New Roman" w:cs="Times New Roman"/>
          <w:b w:val="0"/>
          <w:bCs w:val="0"/>
        </w:rPr>
        <w:t>genetic progress</w:t>
      </w:r>
      <w:r w:rsidR="008A3EBE" w:rsidRPr="00AB4C3D" w:rsidDel="008A3EBE">
        <w:rPr>
          <w:rFonts w:ascii="Times New Roman" w:hAnsi="Times New Roman" w:cs="Times New Roman"/>
        </w:rPr>
        <w:t xml:space="preserve"> </w:t>
      </w:r>
      <w:r w:rsidR="008A3EBE">
        <w:rPr>
          <w:rFonts w:ascii="Times New Roman" w:hAnsi="Times New Roman" w:cs="Times New Roman"/>
        </w:rPr>
        <w:t xml:space="preserve">in seed yield </w:t>
      </w:r>
      <w:r w:rsidRPr="00AB4C3D">
        <w:rPr>
          <w:rFonts w:ascii="Times New Roman" w:hAnsi="Times New Roman" w:cs="Times New Roman"/>
        </w:rPr>
        <w:t xml:space="preserve">reported by </w:t>
      </w:r>
      <w:r w:rsidRPr="00AB4C3D">
        <w:rPr>
          <w:rStyle w:val="Strong"/>
          <w:rFonts w:ascii="Times New Roman" w:hAnsi="Times New Roman" w:cs="Times New Roman"/>
          <w:b w:val="0"/>
          <w:bCs w:val="0"/>
        </w:rPr>
        <w:t>Yang et al. (2022)</w:t>
      </w:r>
      <w:r w:rsidR="00641603">
        <w:rPr>
          <w:rStyle w:val="Strong"/>
          <w:rFonts w:ascii="Times New Roman" w:hAnsi="Times New Roman" w:cs="Times New Roman"/>
          <w:b w:val="0"/>
          <w:bCs w:val="0"/>
        </w:rPr>
        <w:t xml:space="preserve"> was 2%</w:t>
      </w:r>
      <w:r w:rsidRPr="00AB4C3D">
        <w:rPr>
          <w:rStyle w:val="Strong"/>
          <w:rFonts w:ascii="Times New Roman" w:hAnsi="Times New Roman" w:cs="Times New Roman"/>
          <w:b w:val="0"/>
          <w:bCs w:val="0"/>
        </w:rPr>
        <w:t xml:space="preserve"> </w:t>
      </w:r>
      <w:r w:rsidR="008A3EBE">
        <w:rPr>
          <w:rStyle w:val="Strong"/>
          <w:rFonts w:ascii="Times New Roman" w:hAnsi="Times New Roman" w:cs="Times New Roman"/>
          <w:b w:val="0"/>
          <w:bCs w:val="0"/>
        </w:rPr>
        <w:t xml:space="preserve">per year </w:t>
      </w:r>
      <w:r w:rsidRPr="00AB4C3D">
        <w:rPr>
          <w:rFonts w:ascii="Times New Roman" w:hAnsi="Times New Roman" w:cs="Times New Roman"/>
        </w:rPr>
        <w:t xml:space="preserve">in soybean varieties </w:t>
      </w:r>
      <w:r w:rsidR="008A3EBE">
        <w:rPr>
          <w:rFonts w:ascii="Times New Roman" w:hAnsi="Times New Roman" w:cs="Times New Roman"/>
        </w:rPr>
        <w:t xml:space="preserve">released between 1995 to 2016 </w:t>
      </w:r>
      <w:r w:rsidRPr="00AB4C3D">
        <w:rPr>
          <w:rFonts w:ascii="Times New Roman" w:hAnsi="Times New Roman" w:cs="Times New Roman"/>
        </w:rPr>
        <w:t xml:space="preserve">in southwest China under low and high phosphorus conditions, </w:t>
      </w:r>
      <w:r w:rsidRPr="00AB4C3D">
        <w:rPr>
          <w:rStyle w:val="Strong"/>
          <w:rFonts w:ascii="Times New Roman" w:hAnsi="Times New Roman" w:cs="Times New Roman"/>
          <w:b w:val="0"/>
          <w:bCs w:val="0"/>
        </w:rPr>
        <w:t>with</w:t>
      </w:r>
      <w:r w:rsidRPr="00AB4C3D">
        <w:rPr>
          <w:rStyle w:val="Strong"/>
          <w:rFonts w:ascii="Times New Roman" w:hAnsi="Times New Roman" w:cs="Times New Roman"/>
        </w:rPr>
        <w:t xml:space="preserve"> </w:t>
      </w:r>
      <w:r w:rsidRPr="00AB4C3D">
        <w:rPr>
          <w:rFonts w:ascii="Times New Roman" w:hAnsi="Times New Roman" w:cs="Times New Roman"/>
        </w:rPr>
        <w:t xml:space="preserve">an increase of 43–63 kg ha⁻¹ yr⁻¹ </w:t>
      </w:r>
      <w:r w:rsidRPr="00AB4C3D">
        <w:rPr>
          <w:rStyle w:val="Strong"/>
          <w:rFonts w:ascii="Times New Roman" w:hAnsi="Times New Roman" w:cs="Times New Roman"/>
          <w:b w:val="0"/>
          <w:bCs w:val="0"/>
        </w:rPr>
        <w:t xml:space="preserve">in </w:t>
      </w:r>
      <w:r w:rsidR="00D7295D">
        <w:rPr>
          <w:rStyle w:val="Strong"/>
          <w:rFonts w:ascii="Times New Roman" w:hAnsi="Times New Roman" w:cs="Times New Roman"/>
          <w:b w:val="0"/>
          <w:bCs w:val="0"/>
        </w:rPr>
        <w:t>seed</w:t>
      </w:r>
      <w:r w:rsidRPr="00AB4C3D">
        <w:rPr>
          <w:rStyle w:val="Strong"/>
          <w:rFonts w:ascii="Times New Roman" w:hAnsi="Times New Roman" w:cs="Times New Roman"/>
          <w:b w:val="0"/>
          <w:bCs w:val="0"/>
        </w:rPr>
        <w:t xml:space="preserve"> yield.</w:t>
      </w:r>
      <w:r w:rsidRPr="00AB4C3D">
        <w:rPr>
          <w:rStyle w:val="Strong"/>
          <w:rFonts w:ascii="Times New Roman" w:hAnsi="Times New Roman" w:cs="Times New Roman"/>
        </w:rPr>
        <w:t xml:space="preserve"> </w:t>
      </w:r>
      <w:r w:rsidRPr="00AB4C3D">
        <w:rPr>
          <w:rFonts w:ascii="Times New Roman" w:hAnsi="Times New Roman" w:cs="Times New Roman"/>
        </w:rPr>
        <w:t>The yield advances</w:t>
      </w:r>
      <w:r w:rsidR="008A3EBE">
        <w:rPr>
          <w:rStyle w:val="Strong"/>
          <w:rFonts w:ascii="Times New Roman" w:hAnsi="Times New Roman" w:cs="Times New Roman"/>
          <w:b w:val="0"/>
          <w:bCs w:val="0"/>
        </w:rPr>
        <w:t xml:space="preserve"> in </w:t>
      </w:r>
      <w:r w:rsidR="008A3EBE" w:rsidRPr="00AB4C3D">
        <w:rPr>
          <w:rStyle w:val="Strong"/>
          <w:rFonts w:ascii="Times New Roman" w:hAnsi="Times New Roman" w:cs="Times New Roman"/>
          <w:b w:val="0"/>
          <w:bCs w:val="0"/>
        </w:rPr>
        <w:t>Yang et al. (2022)</w:t>
      </w:r>
      <w:r w:rsidR="008A3EBE">
        <w:rPr>
          <w:rStyle w:val="Strong"/>
          <w:rFonts w:ascii="Times New Roman" w:hAnsi="Times New Roman" w:cs="Times New Roman"/>
          <w:b w:val="0"/>
          <w:bCs w:val="0"/>
        </w:rPr>
        <w:t xml:space="preserve"> study, </w:t>
      </w:r>
      <w:r w:rsidR="008A3EBE" w:rsidRPr="00AB4C3D">
        <w:rPr>
          <w:rFonts w:ascii="Times New Roman" w:hAnsi="Times New Roman" w:cs="Times New Roman"/>
        </w:rPr>
        <w:t>are</w:t>
      </w:r>
      <w:r w:rsidRPr="00AB4C3D">
        <w:rPr>
          <w:rFonts w:ascii="Times New Roman" w:hAnsi="Times New Roman" w:cs="Times New Roman"/>
        </w:rPr>
        <w:t xml:space="preserve"> attributed to greater biomass accumulation and enhanced carbon allocation to reproductive organs and extended pod-filling period as evidenced by an increase </w:t>
      </w:r>
      <w:r w:rsidRPr="00AB4C3D">
        <w:rPr>
          <w:rStyle w:val="Strong"/>
          <w:rFonts w:ascii="Times New Roman" w:hAnsi="Times New Roman" w:cs="Times New Roman"/>
          <w:b w:val="0"/>
          <w:bCs w:val="0"/>
        </w:rPr>
        <w:t>HI from 42% to 44</w:t>
      </w:r>
      <w:r w:rsidRPr="00813640">
        <w:rPr>
          <w:rStyle w:val="Strong"/>
          <w:rFonts w:ascii="Times New Roman" w:hAnsi="Times New Roman" w:cs="Times New Roman"/>
          <w:b w:val="0"/>
          <w:bCs w:val="0"/>
        </w:rPr>
        <w:t>%</w:t>
      </w:r>
      <w:r w:rsidRPr="00813640">
        <w:rPr>
          <w:rFonts w:ascii="Times New Roman" w:hAnsi="Times New Roman" w:cs="Times New Roman"/>
        </w:rPr>
        <w:t xml:space="preserve">. </w:t>
      </w:r>
      <w:r w:rsidR="00813640" w:rsidRPr="00250B09">
        <w:rPr>
          <w:rFonts w:ascii="Times New Roman" w:hAnsi="Times New Roman" w:cs="Times New Roman"/>
        </w:rPr>
        <w:t xml:space="preserve">For soybean </w:t>
      </w:r>
      <w:r w:rsidR="00813640" w:rsidRPr="00813640">
        <w:rPr>
          <w:rFonts w:ascii="Times New Roman" w:hAnsi="Times New Roman" w:cs="Times New Roman"/>
        </w:rPr>
        <w:t>grown in the northern United States, Suhre et al. (2014) reported a 1.2% yr−1 yield genetic progress while HI increased at a much slower rate of 0.1% yr−1</w:t>
      </w:r>
      <w:r w:rsidR="00813640">
        <w:rPr>
          <w:rFonts w:ascii="Times New Roman" w:hAnsi="Times New Roman" w:cs="Times New Roman"/>
        </w:rPr>
        <w:t>.</w:t>
      </w:r>
    </w:p>
    <w:p w14:paraId="6F48502C" w14:textId="66524A66" w:rsidR="00017481" w:rsidRDefault="00354683" w:rsidP="00017481">
      <w:pPr>
        <w:spacing w:line="276" w:lineRule="auto"/>
        <w:jc w:val="both"/>
        <w:rPr>
          <w:rFonts w:ascii="Times New Roman" w:hAnsi="Times New Roman" w:cs="Times New Roman"/>
        </w:rPr>
      </w:pPr>
      <w:r w:rsidRPr="00AB4C3D">
        <w:rPr>
          <w:rFonts w:ascii="Times New Roman" w:hAnsi="Times New Roman" w:cs="Times New Roman"/>
        </w:rPr>
        <w:t xml:space="preserve">de Felipe et al., (2020) documented that </w:t>
      </w:r>
      <w:r w:rsidRPr="00AB4C3D">
        <w:rPr>
          <w:rStyle w:val="Strong"/>
          <w:rFonts w:ascii="Times New Roman" w:hAnsi="Times New Roman" w:cs="Times New Roman"/>
          <w:b w:val="0"/>
          <w:bCs w:val="0"/>
        </w:rPr>
        <w:t>maturity group (MG)</w:t>
      </w:r>
      <w:r w:rsidRPr="00AB4C3D">
        <w:rPr>
          <w:rFonts w:ascii="Times New Roman" w:hAnsi="Times New Roman" w:cs="Times New Roman"/>
        </w:rPr>
        <w:t xml:space="preserve"> accounted for approximately </w:t>
      </w:r>
      <w:r w:rsidRPr="00AB4C3D">
        <w:rPr>
          <w:rStyle w:val="Strong"/>
          <w:rFonts w:ascii="Times New Roman" w:hAnsi="Times New Roman" w:cs="Times New Roman"/>
          <w:b w:val="0"/>
          <w:bCs w:val="0"/>
        </w:rPr>
        <w:t>47% of the variation in HI</w:t>
      </w:r>
      <w:r w:rsidRPr="00AB4C3D">
        <w:rPr>
          <w:rFonts w:ascii="Times New Roman" w:hAnsi="Times New Roman" w:cs="Times New Roman"/>
        </w:rPr>
        <w:t>, while environmental effect is less than 1%.</w:t>
      </w:r>
      <w:r w:rsidRPr="006A00E3">
        <w:rPr>
          <w:rFonts w:ascii="Times New Roman" w:hAnsi="Times New Roman" w:cs="Times New Roman"/>
        </w:rPr>
        <w:t xml:space="preserve"> </w:t>
      </w:r>
      <w:r w:rsidR="00017481" w:rsidRPr="005E6AC4">
        <w:rPr>
          <w:rFonts w:ascii="Times New Roman" w:hAnsi="Times New Roman" w:cs="Times New Roman"/>
        </w:rPr>
        <w:t xml:space="preserve">Genetic gains in HI </w:t>
      </w:r>
      <w:r w:rsidR="00E01FE7">
        <w:rPr>
          <w:rFonts w:ascii="Times New Roman" w:hAnsi="Times New Roman" w:cs="Times New Roman"/>
        </w:rPr>
        <w:t>ranged</w:t>
      </w:r>
      <w:r w:rsidR="00017481" w:rsidRPr="005E6AC4">
        <w:rPr>
          <w:rFonts w:ascii="Times New Roman" w:hAnsi="Times New Roman" w:cs="Times New Roman"/>
        </w:rPr>
        <w:t xml:space="preserve"> </w:t>
      </w:r>
      <w:r w:rsidR="00724A53">
        <w:rPr>
          <w:rFonts w:ascii="Times New Roman" w:hAnsi="Times New Roman" w:cs="Times New Roman"/>
        </w:rPr>
        <w:t xml:space="preserve">from </w:t>
      </w:r>
      <w:r w:rsidR="00017481" w:rsidRPr="005E6AC4">
        <w:rPr>
          <w:rFonts w:ascii="Times New Roman" w:hAnsi="Times New Roman" w:cs="Times New Roman"/>
        </w:rPr>
        <w:lastRenderedPageBreak/>
        <w:t>0.15%</w:t>
      </w:r>
      <w:r w:rsidR="00724A53">
        <w:rPr>
          <w:rFonts w:ascii="Times New Roman" w:hAnsi="Times New Roman" w:cs="Times New Roman"/>
        </w:rPr>
        <w:t xml:space="preserve"> to</w:t>
      </w:r>
      <w:r w:rsidR="00017481" w:rsidRPr="005E6AC4">
        <w:rPr>
          <w:rFonts w:ascii="Times New Roman" w:hAnsi="Times New Roman" w:cs="Times New Roman"/>
        </w:rPr>
        <w:t xml:space="preserve"> 0.35%</w:t>
      </w:r>
      <w:r w:rsidR="00E01FE7">
        <w:rPr>
          <w:rFonts w:ascii="Times New Roman" w:hAnsi="Times New Roman" w:cs="Times New Roman"/>
        </w:rPr>
        <w:t xml:space="preserve"> year-1</w:t>
      </w:r>
      <w:r w:rsidR="00017481" w:rsidRPr="005E6AC4">
        <w:rPr>
          <w:rFonts w:ascii="Times New Roman" w:hAnsi="Times New Roman" w:cs="Times New Roman"/>
        </w:rPr>
        <w:t xml:space="preserve"> in maturity groups IV and V respectively, whereas MG III showed no significant improvement with HI</w:t>
      </w:r>
      <w:r w:rsidR="00A548BB">
        <w:rPr>
          <w:rFonts w:ascii="Times New Roman" w:hAnsi="Times New Roman" w:cs="Times New Roman"/>
        </w:rPr>
        <w:t>.</w:t>
      </w:r>
      <w:r w:rsidR="00017481" w:rsidRPr="005E6AC4">
        <w:rPr>
          <w:rFonts w:ascii="Times New Roman" w:hAnsi="Times New Roman" w:cs="Times New Roman"/>
        </w:rPr>
        <w:t xml:space="preserve"> These findings indicate that </w:t>
      </w:r>
      <w:r w:rsidR="00017481" w:rsidRPr="005E6AC4">
        <w:rPr>
          <w:rStyle w:val="Strong"/>
          <w:rFonts w:ascii="Times New Roman" w:hAnsi="Times New Roman" w:cs="Times New Roman"/>
          <w:b w:val="0"/>
          <w:bCs w:val="0"/>
        </w:rPr>
        <w:t>genetic advancements</w:t>
      </w:r>
      <w:r w:rsidR="00017481" w:rsidRPr="005E6AC4">
        <w:rPr>
          <w:rFonts w:ascii="Times New Roman" w:hAnsi="Times New Roman" w:cs="Times New Roman"/>
        </w:rPr>
        <w:t>, particularly through selection of later-maturing groups, have played a key role in improving HI over time (de Felipe et al., 2020). Krisnawati and Adie (2015) found insignificant yield variation</w:t>
      </w:r>
      <w:r w:rsidR="00017481">
        <w:rPr>
          <w:rFonts w:ascii="Times New Roman" w:hAnsi="Times New Roman" w:cs="Times New Roman"/>
        </w:rPr>
        <w:t xml:space="preserve"> across </w:t>
      </w:r>
      <w:r w:rsidR="00017481" w:rsidRPr="007F0859">
        <w:rPr>
          <w:rFonts w:ascii="Times New Roman" w:hAnsi="Times New Roman" w:cs="Times New Roman"/>
        </w:rPr>
        <w:t>29 soybean genotypes in Indonesia</w:t>
      </w:r>
      <w:r w:rsidR="00017481">
        <w:rPr>
          <w:rFonts w:ascii="Times New Roman" w:hAnsi="Times New Roman" w:cs="Times New Roman"/>
        </w:rPr>
        <w:t xml:space="preserve"> with extensive genetic variability in biomass and HI. </w:t>
      </w:r>
      <w:r w:rsidR="00017481" w:rsidRPr="007F0859">
        <w:rPr>
          <w:rFonts w:ascii="Times New Roman" w:hAnsi="Times New Roman" w:cs="Times New Roman"/>
        </w:rPr>
        <w:t>Seed yield ranged from 197</w:t>
      </w:r>
      <w:r w:rsidR="005867CD">
        <w:rPr>
          <w:rFonts w:ascii="Times New Roman" w:hAnsi="Times New Roman" w:cs="Times New Roman"/>
        </w:rPr>
        <w:t>8</w:t>
      </w:r>
      <w:r w:rsidR="00017481" w:rsidRPr="007F0859">
        <w:rPr>
          <w:rFonts w:ascii="Times New Roman" w:hAnsi="Times New Roman" w:cs="Times New Roman"/>
        </w:rPr>
        <w:t>kg ha</w:t>
      </w:r>
      <w:r w:rsidR="00017481" w:rsidRPr="007F0859">
        <w:rPr>
          <w:rFonts w:ascii="Times New Roman" w:hAnsi="Times New Roman" w:cs="Times New Roman"/>
          <w:vertAlign w:val="superscript"/>
        </w:rPr>
        <w:t>–1</w:t>
      </w:r>
      <w:r w:rsidR="00017481" w:rsidRPr="007F0859">
        <w:rPr>
          <w:rFonts w:ascii="Times New Roman" w:hAnsi="Times New Roman" w:cs="Times New Roman"/>
        </w:rPr>
        <w:t xml:space="preserve"> to 3008</w:t>
      </w:r>
      <w:r w:rsidR="005867CD">
        <w:rPr>
          <w:rFonts w:ascii="Times New Roman" w:hAnsi="Times New Roman" w:cs="Times New Roman"/>
        </w:rPr>
        <w:t xml:space="preserve"> </w:t>
      </w:r>
      <w:r w:rsidR="00017481" w:rsidRPr="007F0859">
        <w:rPr>
          <w:rFonts w:ascii="Times New Roman" w:hAnsi="Times New Roman" w:cs="Times New Roman"/>
        </w:rPr>
        <w:t>kg ha</w:t>
      </w:r>
      <w:r w:rsidR="00017481" w:rsidRPr="007F0859">
        <w:rPr>
          <w:rFonts w:ascii="Times New Roman" w:hAnsi="Times New Roman" w:cs="Times New Roman"/>
          <w:vertAlign w:val="superscript"/>
        </w:rPr>
        <w:t>–1</w:t>
      </w:r>
      <w:r w:rsidR="00017481">
        <w:rPr>
          <w:rFonts w:ascii="Times New Roman" w:hAnsi="Times New Roman" w:cs="Times New Roman"/>
        </w:rPr>
        <w:t xml:space="preserve"> with</w:t>
      </w:r>
      <w:r w:rsidR="00017481" w:rsidRPr="007F0859">
        <w:rPr>
          <w:rFonts w:ascii="Times New Roman" w:hAnsi="Times New Roman" w:cs="Times New Roman"/>
        </w:rPr>
        <w:t xml:space="preserve"> </w:t>
      </w:r>
      <w:r w:rsidR="00017481">
        <w:rPr>
          <w:rFonts w:ascii="Times New Roman" w:hAnsi="Times New Roman" w:cs="Times New Roman"/>
        </w:rPr>
        <w:t>b</w:t>
      </w:r>
      <w:r w:rsidR="00017481" w:rsidRPr="007F0859">
        <w:rPr>
          <w:rFonts w:ascii="Times New Roman" w:hAnsi="Times New Roman" w:cs="Times New Roman"/>
        </w:rPr>
        <w:t xml:space="preserve">iomass </w:t>
      </w:r>
      <w:r w:rsidR="009D7DD9">
        <w:rPr>
          <w:rFonts w:ascii="Times New Roman" w:hAnsi="Times New Roman" w:cs="Times New Roman"/>
        </w:rPr>
        <w:t>growth rate</w:t>
      </w:r>
      <w:r w:rsidR="009D7DD9" w:rsidRPr="007F0859">
        <w:rPr>
          <w:rFonts w:ascii="Times New Roman" w:hAnsi="Times New Roman" w:cs="Times New Roman"/>
        </w:rPr>
        <w:t xml:space="preserve"> </w:t>
      </w:r>
      <w:r w:rsidR="005867CD">
        <w:rPr>
          <w:rFonts w:ascii="Times New Roman" w:hAnsi="Times New Roman" w:cs="Times New Roman"/>
        </w:rPr>
        <w:t>varying</w:t>
      </w:r>
      <w:r w:rsidR="00017481" w:rsidRPr="007F0859">
        <w:rPr>
          <w:rFonts w:ascii="Times New Roman" w:hAnsi="Times New Roman" w:cs="Times New Roman"/>
        </w:rPr>
        <w:t xml:space="preserve"> between 38.40 kg ha</w:t>
      </w:r>
      <w:r w:rsidR="00017481" w:rsidRPr="007F0859">
        <w:rPr>
          <w:rFonts w:ascii="Times New Roman" w:hAnsi="Times New Roman" w:cs="Times New Roman"/>
          <w:vertAlign w:val="superscript"/>
        </w:rPr>
        <w:t>–1</w:t>
      </w:r>
      <w:r w:rsidR="00017481" w:rsidRPr="007F0859">
        <w:rPr>
          <w:rFonts w:ascii="Times New Roman" w:hAnsi="Times New Roman" w:cs="Times New Roman"/>
        </w:rPr>
        <w:t xml:space="preserve"> d</w:t>
      </w:r>
      <w:r w:rsidR="00017481" w:rsidRPr="007F0859">
        <w:rPr>
          <w:rFonts w:ascii="Times New Roman" w:hAnsi="Times New Roman" w:cs="Times New Roman"/>
          <w:vertAlign w:val="superscript"/>
        </w:rPr>
        <w:t>–1</w:t>
      </w:r>
      <w:r w:rsidR="00017481" w:rsidRPr="007F0859">
        <w:rPr>
          <w:rFonts w:ascii="Times New Roman" w:hAnsi="Times New Roman" w:cs="Times New Roman"/>
        </w:rPr>
        <w:t xml:space="preserve"> and 63.64 kg ha</w:t>
      </w:r>
      <w:r w:rsidR="00017481" w:rsidRPr="007F0859">
        <w:rPr>
          <w:rFonts w:ascii="Times New Roman" w:hAnsi="Times New Roman" w:cs="Times New Roman"/>
          <w:vertAlign w:val="superscript"/>
        </w:rPr>
        <w:t>–1</w:t>
      </w:r>
      <w:r w:rsidR="00017481" w:rsidRPr="007F0859">
        <w:rPr>
          <w:rFonts w:ascii="Times New Roman" w:hAnsi="Times New Roman" w:cs="Times New Roman"/>
        </w:rPr>
        <w:t xml:space="preserve"> d</w:t>
      </w:r>
      <w:r w:rsidR="00017481" w:rsidRPr="007F0859">
        <w:rPr>
          <w:rFonts w:ascii="Times New Roman" w:hAnsi="Times New Roman" w:cs="Times New Roman"/>
          <w:vertAlign w:val="superscript"/>
        </w:rPr>
        <w:t>–1</w:t>
      </w:r>
      <w:r w:rsidR="00017481" w:rsidRPr="007F0859">
        <w:rPr>
          <w:rFonts w:ascii="Times New Roman" w:hAnsi="Times New Roman" w:cs="Times New Roman"/>
        </w:rPr>
        <w:t xml:space="preserve">, </w:t>
      </w:r>
      <w:r w:rsidR="00C67C04">
        <w:rPr>
          <w:rFonts w:ascii="Times New Roman" w:hAnsi="Times New Roman" w:cs="Times New Roman"/>
        </w:rPr>
        <w:t xml:space="preserve">and </w:t>
      </w:r>
      <w:r w:rsidR="00017481" w:rsidRPr="007F0859">
        <w:rPr>
          <w:rFonts w:ascii="Times New Roman" w:hAnsi="Times New Roman" w:cs="Times New Roman"/>
        </w:rPr>
        <w:t>HI from 0.31 to 0.44</w:t>
      </w:r>
      <w:r w:rsidR="00017481" w:rsidRPr="007F0859">
        <w:t>.</w:t>
      </w:r>
      <w:r w:rsidR="00017481" w:rsidRPr="007F0859">
        <w:rPr>
          <w:rFonts w:ascii="Times New Roman" w:hAnsi="Times New Roman" w:cs="Times New Roman"/>
        </w:rPr>
        <w:t xml:space="preserve"> Board and Modali, (2005), Pedersen and Lauer (2004), Shibles and Weber (1966) and Koester et al., (2014) identified that an improvement in </w:t>
      </w:r>
      <w:r w:rsidR="00E54879">
        <w:rPr>
          <w:rFonts w:ascii="Times New Roman" w:hAnsi="Times New Roman" w:cs="Times New Roman"/>
        </w:rPr>
        <w:t>HI</w:t>
      </w:r>
      <w:r w:rsidR="00017481" w:rsidRPr="007F0859">
        <w:rPr>
          <w:rFonts w:ascii="Times New Roman" w:hAnsi="Times New Roman" w:cs="Times New Roman"/>
        </w:rPr>
        <w:t xml:space="preserve"> was associated with genetic progress in MG V cultivars, but to a lesser extent in MGs IV and III, possibly due to the unaccounted influence of varying MGs in some studies.  </w:t>
      </w:r>
      <w:r w:rsidR="002F0A05" w:rsidRPr="002F0A05">
        <w:rPr>
          <w:rFonts w:ascii="Times New Roman" w:hAnsi="Times New Roman" w:cs="Times New Roman"/>
        </w:rPr>
        <w:t xml:space="preserve">Given the strong correlation between </w:t>
      </w:r>
      <w:r w:rsidR="00FC71FC" w:rsidRPr="007F0859">
        <w:rPr>
          <w:rFonts w:ascii="Times New Roman" w:hAnsi="Times New Roman" w:cs="Times New Roman"/>
        </w:rPr>
        <w:t>HI</w:t>
      </w:r>
      <w:r w:rsidR="00FC71FC" w:rsidRPr="002F0A05">
        <w:rPr>
          <w:rFonts w:ascii="Times New Roman" w:hAnsi="Times New Roman" w:cs="Times New Roman"/>
        </w:rPr>
        <w:t xml:space="preserve"> </w:t>
      </w:r>
      <w:r w:rsidR="002F0A05" w:rsidRPr="002F0A05">
        <w:rPr>
          <w:rFonts w:ascii="Times New Roman" w:hAnsi="Times New Roman" w:cs="Times New Roman"/>
        </w:rPr>
        <w:t xml:space="preserve">and maturity group, sufficient genetic variability must exist among genotypes within similar maturity groups to ensure that selection and evaluation based on </w:t>
      </w:r>
      <w:r w:rsidR="00FC71FC" w:rsidRPr="007F0859">
        <w:rPr>
          <w:rFonts w:ascii="Times New Roman" w:hAnsi="Times New Roman" w:cs="Times New Roman"/>
        </w:rPr>
        <w:t>HI</w:t>
      </w:r>
      <w:r w:rsidR="00FC71FC" w:rsidRPr="002F0A05">
        <w:rPr>
          <w:rFonts w:ascii="Times New Roman" w:hAnsi="Times New Roman" w:cs="Times New Roman"/>
        </w:rPr>
        <w:t xml:space="preserve"> </w:t>
      </w:r>
      <w:r w:rsidR="002F0A05" w:rsidRPr="002F0A05">
        <w:rPr>
          <w:rFonts w:ascii="Times New Roman" w:hAnsi="Times New Roman" w:cs="Times New Roman"/>
        </w:rPr>
        <w:t>are biologically meaningful and not confounded by differences in phenological development</w:t>
      </w:r>
      <w:r w:rsidR="00017481" w:rsidRPr="007F0859">
        <w:rPr>
          <w:rFonts w:ascii="Times New Roman" w:hAnsi="Times New Roman" w:cs="Times New Roman"/>
        </w:rPr>
        <w:t xml:space="preserve">. Suhre et al. (2014) reported a 1.2% annual genetic improvement in soybean yield in the northern United States, with an 0.1% increase in HI per year. </w:t>
      </w:r>
    </w:p>
    <w:p w14:paraId="76C30DD5" w14:textId="02738452" w:rsidR="00F23C7F" w:rsidRPr="009E50E1" w:rsidRDefault="00DE067A" w:rsidP="00F23C7F">
      <w:pPr>
        <w:pStyle w:val="NormalWeb"/>
        <w:spacing w:line="276" w:lineRule="auto"/>
        <w:jc w:val="both"/>
      </w:pPr>
      <w:r w:rsidRPr="009E50E1">
        <w:t>Our</w:t>
      </w:r>
      <w:r w:rsidR="00694113" w:rsidRPr="009E50E1">
        <w:t xml:space="preserve"> meta-analysis (Figure 5) showed a trend of genetic improvement in HI with the year of cultivar release, indicating that breeding efforts have enhanced partitioning </w:t>
      </w:r>
      <w:r w:rsidR="00065D43" w:rsidRPr="009E50E1">
        <w:t>to</w:t>
      </w:r>
      <w:r w:rsidR="00694113" w:rsidRPr="009E50E1">
        <w:t xml:space="preserve"> soybean</w:t>
      </w:r>
      <w:r w:rsidR="00065D43" w:rsidRPr="009E50E1">
        <w:t xml:space="preserve"> seed</w:t>
      </w:r>
      <w:r w:rsidR="00694113" w:rsidRPr="009E50E1">
        <w:t xml:space="preserve"> over the past century. However, the strength of this relationship varie</w:t>
      </w:r>
      <w:r w:rsidR="00065D43" w:rsidRPr="009E50E1">
        <w:t>d</w:t>
      </w:r>
      <w:r w:rsidR="00694113" w:rsidRPr="009E50E1">
        <w:t xml:space="preserve"> considerably, with coefficients of determination ranging from weak to strong</w:t>
      </w:r>
      <w:r w:rsidR="00F95B5B" w:rsidRPr="009E50E1">
        <w:t xml:space="preserve"> (R</w:t>
      </w:r>
      <w:r w:rsidR="00F95B5B" w:rsidRPr="009E50E1">
        <w:rPr>
          <w:vertAlign w:val="superscript"/>
        </w:rPr>
        <w:t>2</w:t>
      </w:r>
      <w:r w:rsidR="00F95B5B" w:rsidRPr="009E50E1">
        <w:t>=0.08 to R</w:t>
      </w:r>
      <w:r w:rsidR="00F95B5B" w:rsidRPr="009E50E1">
        <w:rPr>
          <w:vertAlign w:val="superscript"/>
        </w:rPr>
        <w:t>2</w:t>
      </w:r>
      <w:r w:rsidR="00F95B5B" w:rsidRPr="009E50E1">
        <w:t>=0.72)</w:t>
      </w:r>
      <w:r w:rsidR="00594624" w:rsidRPr="009E50E1">
        <w:t xml:space="preserve"> and the slope (genetic gain) ranging from </w:t>
      </w:r>
      <w:r w:rsidR="000B279F" w:rsidRPr="009E50E1">
        <w:t xml:space="preserve">0.008 to </w:t>
      </w:r>
      <w:r w:rsidR="00BE2501" w:rsidRPr="009E50E1">
        <w:t>0.0</w:t>
      </w:r>
      <w:r w:rsidR="00B575C9" w:rsidRPr="009E50E1">
        <w:t>31</w:t>
      </w:r>
      <w:r w:rsidR="00BE2501" w:rsidRPr="009E50E1">
        <w:t xml:space="preserve"> year</w:t>
      </w:r>
      <w:r w:rsidR="00BE2501" w:rsidRPr="009E50E1">
        <w:rPr>
          <w:vertAlign w:val="superscript"/>
        </w:rPr>
        <w:t>-1</w:t>
      </w:r>
      <w:r w:rsidR="00694113" w:rsidRPr="009E50E1">
        <w:t>.</w:t>
      </w:r>
      <w:r w:rsidR="00CC1B00" w:rsidRPr="009E50E1">
        <w:t xml:space="preserve"> </w:t>
      </w:r>
      <w:r w:rsidR="000E36A0" w:rsidRPr="009E50E1">
        <w:t xml:space="preserve">Earlier released soybean varieties </w:t>
      </w:r>
      <w:r w:rsidR="00F95B5B" w:rsidRPr="009E50E1">
        <w:t>showed</w:t>
      </w:r>
      <w:r w:rsidR="00694113" w:rsidRPr="009E50E1">
        <w:t xml:space="preserve"> </w:t>
      </w:r>
      <w:r w:rsidR="000E36A0" w:rsidRPr="009E50E1">
        <w:t>a wide range of</w:t>
      </w:r>
      <w:r w:rsidR="00694113" w:rsidRPr="009E50E1">
        <w:t xml:space="preserve"> HI values, whereas more recent data confirm higher HI </w:t>
      </w:r>
      <w:r w:rsidR="00B3318A" w:rsidRPr="009E50E1">
        <w:t>with</w:t>
      </w:r>
      <w:r w:rsidR="00694113" w:rsidRPr="009E50E1">
        <w:t xml:space="preserve"> reduced variability. </w:t>
      </w:r>
      <w:r w:rsidR="00163B6A" w:rsidRPr="009E50E1">
        <w:t>HI</w:t>
      </w:r>
      <w:r w:rsidR="00694113" w:rsidRPr="009E50E1">
        <w:t xml:space="preserve"> values </w:t>
      </w:r>
      <w:r w:rsidR="00B83BE2" w:rsidRPr="009E50E1">
        <w:t>rang</w:t>
      </w:r>
      <w:r w:rsidR="00AB4F70" w:rsidRPr="009E50E1">
        <w:t>ed</w:t>
      </w:r>
      <w:r w:rsidR="00B83BE2" w:rsidRPr="009E50E1">
        <w:t xml:space="preserve"> from</w:t>
      </w:r>
      <w:r w:rsidR="00694113" w:rsidRPr="009E50E1">
        <w:t xml:space="preserve"> 0.2 to 0.6 with higher and more stable HI in modern cultivars, </w:t>
      </w:r>
      <w:r w:rsidR="008934D1" w:rsidRPr="009E50E1">
        <w:t>indicating</w:t>
      </w:r>
      <w:r w:rsidR="00694113" w:rsidRPr="009E50E1">
        <w:t xml:space="preserve"> </w:t>
      </w:r>
      <w:r w:rsidR="008934D1" w:rsidRPr="009E50E1">
        <w:t>potential</w:t>
      </w:r>
      <w:r w:rsidR="00694113" w:rsidRPr="009E50E1">
        <w:t xml:space="preserve"> for </w:t>
      </w:r>
      <w:r w:rsidR="008934D1" w:rsidRPr="009E50E1">
        <w:t>enhancement</w:t>
      </w:r>
      <w:r w:rsidR="00694113" w:rsidRPr="009E50E1">
        <w:t xml:space="preserve"> through selection</w:t>
      </w:r>
      <w:r w:rsidRPr="009E50E1">
        <w:t xml:space="preserve">. </w:t>
      </w:r>
      <w:r w:rsidR="00DF5170" w:rsidRPr="009E50E1">
        <w:t xml:space="preserve">Despite significant progress in HI over time, the rate of improvement has slowed down in recent </w:t>
      </w:r>
      <w:r w:rsidR="004C6EA8" w:rsidRPr="009E50E1">
        <w:t>decades,</w:t>
      </w:r>
      <w:r w:rsidR="00DF5170" w:rsidRPr="009E50E1">
        <w:t xml:space="preserve"> suggesting that HI might reach biological or theoretical limit.</w:t>
      </w:r>
      <w:r w:rsidR="000C197C" w:rsidRPr="009E50E1">
        <w:t xml:space="preserve"> In addition, </w:t>
      </w:r>
      <w:r w:rsidR="00B3318A" w:rsidRPr="009E50E1">
        <w:t xml:space="preserve">future yield </w:t>
      </w:r>
      <w:r w:rsidR="000C197C" w:rsidRPr="009E50E1">
        <w:t>benefits</w:t>
      </w:r>
      <w:r w:rsidR="00B3318A" w:rsidRPr="009E50E1">
        <w:t xml:space="preserve"> </w:t>
      </w:r>
      <w:r w:rsidR="000C197C" w:rsidRPr="009E50E1">
        <w:t>are not obtained</w:t>
      </w:r>
      <w:r w:rsidR="00B3318A" w:rsidRPr="009E50E1">
        <w:t xml:space="preserve"> only </w:t>
      </w:r>
      <w:r w:rsidR="000C197C" w:rsidRPr="009E50E1">
        <w:t>by</w:t>
      </w:r>
      <w:r w:rsidR="00B3318A" w:rsidRPr="009E50E1">
        <w:t xml:space="preserve"> continued progress in HI but greater biomass production and </w:t>
      </w:r>
      <w:r w:rsidR="000C197C" w:rsidRPr="009E50E1">
        <w:t>strength</w:t>
      </w:r>
      <w:r w:rsidR="00B3318A" w:rsidRPr="009E50E1">
        <w:t xml:space="preserve"> stress resilience. </w:t>
      </w:r>
      <w:r w:rsidRPr="009E50E1">
        <w:t xml:space="preserve">However, </w:t>
      </w:r>
      <w:r w:rsidR="00694113" w:rsidRPr="009E50E1">
        <w:t xml:space="preserve">the upper </w:t>
      </w:r>
      <w:r w:rsidRPr="009E50E1">
        <w:t>value</w:t>
      </w:r>
      <w:r w:rsidR="00694113" w:rsidRPr="009E50E1">
        <w:t xml:space="preserve"> </w:t>
      </w:r>
      <w:r w:rsidRPr="009E50E1">
        <w:t xml:space="preserve">of HI suggests </w:t>
      </w:r>
      <w:r w:rsidR="00694113" w:rsidRPr="009E50E1">
        <w:t xml:space="preserve">that physiological </w:t>
      </w:r>
      <w:r w:rsidR="00B83BE2" w:rsidRPr="009E50E1">
        <w:t>restriction</w:t>
      </w:r>
      <w:r w:rsidR="00694113" w:rsidRPr="009E50E1">
        <w:t xml:space="preserve"> </w:t>
      </w:r>
      <w:r w:rsidRPr="009E50E1">
        <w:t xml:space="preserve">might limit the </w:t>
      </w:r>
      <w:r w:rsidR="00B83BE2" w:rsidRPr="009E50E1">
        <w:t>advancement</w:t>
      </w:r>
      <w:r w:rsidR="00694113" w:rsidRPr="009E50E1">
        <w:t xml:space="preserve">. </w:t>
      </w:r>
      <w:r w:rsidR="003D25E1" w:rsidRPr="009E50E1">
        <w:t>O</w:t>
      </w:r>
      <w:r w:rsidR="00DE1CA3" w:rsidRPr="009E50E1">
        <w:t>ptimized yield</w:t>
      </w:r>
      <w:r w:rsidR="003D25E1" w:rsidRPr="009E50E1">
        <w:t>s</w:t>
      </w:r>
      <w:r w:rsidR="00F40E8F" w:rsidRPr="009E50E1">
        <w:t xml:space="preserve"> could be achie</w:t>
      </w:r>
      <w:r w:rsidR="009344B9" w:rsidRPr="009E50E1">
        <w:t>ved</w:t>
      </w:r>
      <w:r w:rsidR="00694113" w:rsidRPr="009E50E1">
        <w:t xml:space="preserve"> </w:t>
      </w:r>
      <w:r w:rsidR="00F41088" w:rsidRPr="009E50E1">
        <w:t>with</w:t>
      </w:r>
      <w:r w:rsidR="00694113" w:rsidRPr="009E50E1">
        <w:t xml:space="preserve"> improvements in biomass production, stress tolerance, and resource-use efficiency</w:t>
      </w:r>
      <w:r w:rsidR="00F41088" w:rsidRPr="009E50E1">
        <w:t xml:space="preserve"> rather than</w:t>
      </w:r>
      <w:r w:rsidR="0086455E" w:rsidRPr="009E50E1">
        <w:t xml:space="preserve"> improvements in HI</w:t>
      </w:r>
      <w:r w:rsidR="00694113" w:rsidRPr="009E50E1">
        <w:t>.</w:t>
      </w:r>
      <w:r w:rsidR="000348ED" w:rsidRPr="009E50E1">
        <w:t xml:space="preserve"> </w:t>
      </w:r>
      <w:r w:rsidR="00623F2C" w:rsidRPr="009E50E1">
        <w:t xml:space="preserve">We could not find sufficient </w:t>
      </w:r>
      <w:r w:rsidR="007378EE" w:rsidRPr="009E50E1">
        <w:t xml:space="preserve">evidence </w:t>
      </w:r>
      <w:r w:rsidR="00623F2C" w:rsidRPr="009E50E1">
        <w:t>to link</w:t>
      </w:r>
      <w:r w:rsidR="004220B9" w:rsidRPr="009E50E1">
        <w:t xml:space="preserve"> early biomass accumulation at </w:t>
      </w:r>
      <w:r w:rsidR="00112B89" w:rsidRPr="009E50E1">
        <w:t xml:space="preserve">vegetative </w:t>
      </w:r>
      <w:r w:rsidR="00263DDA" w:rsidRPr="009E50E1">
        <w:t>or early</w:t>
      </w:r>
      <w:r w:rsidR="004220B9" w:rsidRPr="009E50E1">
        <w:t xml:space="preserve"> </w:t>
      </w:r>
      <w:r w:rsidR="00112B89" w:rsidRPr="009E50E1">
        <w:t>reproductive</w:t>
      </w:r>
      <w:r w:rsidR="004220B9" w:rsidRPr="009E50E1">
        <w:t xml:space="preserve"> </w:t>
      </w:r>
      <w:r w:rsidR="00623F2C" w:rsidRPr="009E50E1">
        <w:t>with</w:t>
      </w:r>
      <w:r w:rsidR="004220B9" w:rsidRPr="009E50E1">
        <w:t xml:space="preserve"> </w:t>
      </w:r>
      <w:r w:rsidR="00623F2C" w:rsidRPr="009E50E1">
        <w:t>final reproductive efficiency</w:t>
      </w:r>
      <w:r w:rsidR="004220B9" w:rsidRPr="009E50E1">
        <w:t xml:space="preserve"> in </w:t>
      </w:r>
      <w:r w:rsidRPr="009E50E1">
        <w:t>soybean.</w:t>
      </w:r>
      <w:r w:rsidR="004220B9" w:rsidRPr="009E50E1">
        <w:t xml:space="preserve"> </w:t>
      </w:r>
      <w:r w:rsidR="009D77D7" w:rsidRPr="009E50E1">
        <w:t xml:space="preserve">Addressing this knowledge gap is essential for finding breeding strategies and physiological mechanisms </w:t>
      </w:r>
      <w:r w:rsidR="005C013E" w:rsidRPr="009E50E1">
        <w:t xml:space="preserve">that </w:t>
      </w:r>
      <w:r w:rsidR="00000F24" w:rsidRPr="009E50E1">
        <w:t>can</w:t>
      </w:r>
      <w:r w:rsidR="009D77D7" w:rsidRPr="009E50E1">
        <w:t xml:space="preserve"> effectively </w:t>
      </w:r>
      <w:r w:rsidR="00000F24" w:rsidRPr="009E50E1">
        <w:t>optimize</w:t>
      </w:r>
      <w:r w:rsidR="009D77D7" w:rsidRPr="009E50E1">
        <w:t xml:space="preserve"> harvest </w:t>
      </w:r>
      <w:r w:rsidRPr="009E50E1">
        <w:t>index</w:t>
      </w:r>
      <w:r w:rsidR="009D77D7" w:rsidRPr="009E50E1">
        <w:t>.</w:t>
      </w:r>
      <w:r w:rsidR="00342099" w:rsidRPr="009E50E1">
        <w:t xml:space="preserve"> </w:t>
      </w:r>
    </w:p>
    <w:p w14:paraId="4BF3DA85" w14:textId="33F68CAE" w:rsidR="009D77D7" w:rsidRDefault="009D77D7" w:rsidP="009D77D7">
      <w:pPr>
        <w:spacing w:line="276" w:lineRule="auto"/>
        <w:jc w:val="both"/>
        <w:rPr>
          <w:rFonts w:ascii="Times New Roman" w:hAnsi="Times New Roman" w:cs="Times New Roman"/>
        </w:rPr>
      </w:pPr>
    </w:p>
    <w:p w14:paraId="228CF405" w14:textId="6B8696E5" w:rsidR="005C7006" w:rsidRDefault="00B7063D" w:rsidP="008E1226">
      <w:pPr>
        <w:jc w:val="center"/>
        <w:rPr>
          <w:b/>
          <w:bCs/>
          <w:noProof/>
        </w:rPr>
      </w:pPr>
      <w:r>
        <w:rPr>
          <w:noProof/>
        </w:rPr>
        <w:lastRenderedPageBreak/>
        <w:drawing>
          <wp:inline distT="0" distB="0" distL="0" distR="0" wp14:anchorId="2557BE3D" wp14:editId="13733F48">
            <wp:extent cx="4476584" cy="2694940"/>
            <wp:effectExtent l="0" t="0" r="635" b="10160"/>
            <wp:docPr id="864844666" name="Chart 1">
              <a:extLst xmlns:a="http://schemas.openxmlformats.org/drawingml/2006/main">
                <a:ext uri="{FF2B5EF4-FFF2-40B4-BE49-F238E27FC236}">
                  <a16:creationId xmlns:a16="http://schemas.microsoft.com/office/drawing/2014/main" id="{322563D5-A7FF-B176-4E14-627100E837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B6342FB" w14:textId="77777777" w:rsidR="00735303" w:rsidRDefault="003D6F7F" w:rsidP="00E00939">
      <w:pPr>
        <w:jc w:val="both"/>
        <w:rPr>
          <w:rFonts w:ascii="Times New Roman" w:hAnsi="Times New Roman" w:cs="Times New Roman"/>
          <w:b/>
          <w:bCs/>
          <w:noProof/>
          <w:sz w:val="22"/>
          <w:szCs w:val="22"/>
        </w:rPr>
      </w:pPr>
      <w:r w:rsidRPr="00E00939">
        <w:rPr>
          <w:rFonts w:ascii="Times New Roman" w:hAnsi="Times New Roman" w:cs="Times New Roman"/>
          <w:b/>
          <w:bCs/>
          <w:noProof/>
          <w:sz w:val="22"/>
          <w:szCs w:val="22"/>
        </w:rPr>
        <w:t xml:space="preserve">Figure </w:t>
      </w:r>
      <w:r w:rsidR="00603C65" w:rsidRPr="00E00939">
        <w:rPr>
          <w:rFonts w:ascii="Times New Roman" w:hAnsi="Times New Roman" w:cs="Times New Roman"/>
          <w:b/>
          <w:bCs/>
          <w:noProof/>
          <w:sz w:val="22"/>
          <w:szCs w:val="22"/>
        </w:rPr>
        <w:t>5</w:t>
      </w:r>
    </w:p>
    <w:p w14:paraId="103D51E5" w14:textId="5ADC2AD0" w:rsidR="005C7006" w:rsidRPr="00735303" w:rsidRDefault="00E00939" w:rsidP="00E00939">
      <w:pPr>
        <w:jc w:val="both"/>
        <w:rPr>
          <w:rFonts w:ascii="Times New Roman" w:hAnsi="Times New Roman" w:cs="Times New Roman"/>
          <w:noProof/>
          <w:sz w:val="22"/>
          <w:szCs w:val="22"/>
        </w:rPr>
      </w:pPr>
      <w:r w:rsidRPr="00735303">
        <w:rPr>
          <w:rFonts w:ascii="Times New Roman" w:hAnsi="Times New Roman" w:cs="Times New Roman"/>
          <w:noProof/>
          <w:sz w:val="22"/>
          <w:szCs w:val="22"/>
        </w:rPr>
        <w:t xml:space="preserve"> Regression between year of release and HI, shows the HI improvent over years affecting by verity selection and environmental factors.</w:t>
      </w:r>
    </w:p>
    <w:p w14:paraId="4924A99E" w14:textId="77777777" w:rsidR="00AB332F" w:rsidRDefault="00AB332F" w:rsidP="00023755">
      <w:pPr>
        <w:spacing w:line="276" w:lineRule="auto"/>
        <w:rPr>
          <w:rFonts w:ascii="Times New Roman" w:hAnsi="Times New Roman" w:cs="Times New Roman"/>
          <w:b/>
          <w:bCs/>
        </w:rPr>
      </w:pPr>
    </w:p>
    <w:p w14:paraId="5EE67EE7" w14:textId="5AC01480" w:rsidR="00023755" w:rsidRPr="007F0859" w:rsidRDefault="00735303" w:rsidP="00023755">
      <w:pPr>
        <w:spacing w:line="276" w:lineRule="auto"/>
        <w:rPr>
          <w:rFonts w:ascii="Times New Roman" w:hAnsi="Times New Roman" w:cs="Times New Roman"/>
          <w:b/>
          <w:bCs/>
        </w:rPr>
      </w:pPr>
      <w:r>
        <w:rPr>
          <w:rFonts w:ascii="Times New Roman" w:hAnsi="Times New Roman" w:cs="Times New Roman"/>
          <w:b/>
          <w:bCs/>
        </w:rPr>
        <w:t xml:space="preserve">5 </w:t>
      </w:r>
      <w:r w:rsidR="00023755" w:rsidRPr="00342099">
        <w:rPr>
          <w:rFonts w:ascii="Times New Roman" w:hAnsi="Times New Roman" w:cs="Times New Roman"/>
          <w:b/>
          <w:bCs/>
        </w:rPr>
        <w:t>Crop management impacts on soybean harvest index</w:t>
      </w:r>
    </w:p>
    <w:p w14:paraId="008F17A4" w14:textId="3428D003" w:rsidR="00CD585F" w:rsidRPr="00001CCC" w:rsidRDefault="00D132FD" w:rsidP="00A03684">
      <w:pPr>
        <w:jc w:val="both"/>
        <w:rPr>
          <w:rFonts w:ascii="Times New Roman" w:hAnsi="Times New Roman" w:cs="Times New Roman"/>
        </w:rPr>
      </w:pPr>
      <w:r w:rsidRPr="00001CCC">
        <w:rPr>
          <w:rFonts w:ascii="Times New Roman" w:hAnsi="Times New Roman" w:cs="Times New Roman"/>
        </w:rPr>
        <w:t xml:space="preserve">Soybean seed yield is strongly associated with nitrogen (N) uptake </w:t>
      </w:r>
      <w:r w:rsidR="00A03684" w:rsidRPr="00001CCC">
        <w:rPr>
          <w:rFonts w:ascii="Times New Roman" w:hAnsi="Times New Roman" w:cs="Times New Roman"/>
        </w:rPr>
        <w:t>(Cafaro LaMenza et al., 2017, others)</w:t>
      </w:r>
      <w:r w:rsidR="00C05388" w:rsidRPr="00001CCC">
        <w:rPr>
          <w:rFonts w:ascii="Times New Roman" w:hAnsi="Times New Roman" w:cs="Times New Roman"/>
        </w:rPr>
        <w:t xml:space="preserve">. </w:t>
      </w:r>
      <w:r w:rsidRPr="00001CCC">
        <w:rPr>
          <w:rFonts w:ascii="Times New Roman" w:hAnsi="Times New Roman" w:cs="Times New Roman"/>
        </w:rPr>
        <w:t>Total s</w:t>
      </w:r>
      <w:r w:rsidR="00C05388" w:rsidRPr="00001CCC">
        <w:rPr>
          <w:rFonts w:ascii="Times New Roman" w:hAnsi="Times New Roman" w:cs="Times New Roman"/>
        </w:rPr>
        <w:t xml:space="preserve">oybean </w:t>
      </w:r>
      <w:r w:rsidRPr="00001CCC">
        <w:rPr>
          <w:rFonts w:ascii="Times New Roman" w:hAnsi="Times New Roman" w:cs="Times New Roman"/>
        </w:rPr>
        <w:t>N</w:t>
      </w:r>
      <w:r w:rsidR="00C05388" w:rsidRPr="00001CCC">
        <w:rPr>
          <w:rFonts w:ascii="Times New Roman" w:hAnsi="Times New Roman" w:cs="Times New Roman"/>
        </w:rPr>
        <w:t xml:space="preserve"> uptake can</w:t>
      </w:r>
      <w:r w:rsidR="00B65F9B" w:rsidRPr="00001CCC">
        <w:rPr>
          <w:rFonts w:ascii="Times New Roman" w:hAnsi="Times New Roman" w:cs="Times New Roman"/>
        </w:rPr>
        <w:t xml:space="preserve"> be derived from biological nitrogen fixation (BNF)</w:t>
      </w:r>
      <w:r w:rsidR="00454D80" w:rsidRPr="00001CCC">
        <w:rPr>
          <w:rFonts w:ascii="Times New Roman" w:hAnsi="Times New Roman" w:cs="Times New Roman"/>
        </w:rPr>
        <w:t xml:space="preserve">, soil </w:t>
      </w:r>
      <w:r w:rsidRPr="00001CCC">
        <w:rPr>
          <w:rFonts w:ascii="Times New Roman" w:hAnsi="Times New Roman" w:cs="Times New Roman"/>
        </w:rPr>
        <w:t>N uptake</w:t>
      </w:r>
      <w:r w:rsidR="00454D80" w:rsidRPr="00001CCC">
        <w:rPr>
          <w:rFonts w:ascii="Times New Roman" w:hAnsi="Times New Roman" w:cs="Times New Roman"/>
        </w:rPr>
        <w:t>, and</w:t>
      </w:r>
      <w:r w:rsidR="00477B1A" w:rsidRPr="00001CCC">
        <w:rPr>
          <w:rFonts w:ascii="Times New Roman" w:hAnsi="Times New Roman" w:cs="Times New Roman"/>
        </w:rPr>
        <w:t xml:space="preserve"> less commonly</w:t>
      </w:r>
      <w:r w:rsidR="00454D80" w:rsidRPr="00001CCC">
        <w:rPr>
          <w:rFonts w:ascii="Times New Roman" w:hAnsi="Times New Roman" w:cs="Times New Roman"/>
        </w:rPr>
        <w:t xml:space="preserve"> N fertilization</w:t>
      </w:r>
      <w:r w:rsidR="00767283" w:rsidRPr="00001CCC">
        <w:rPr>
          <w:rFonts w:ascii="Times New Roman" w:hAnsi="Times New Roman" w:cs="Times New Roman"/>
        </w:rPr>
        <w:t xml:space="preserve"> </w:t>
      </w:r>
      <w:r w:rsidR="00811D8A" w:rsidRPr="00001CCC">
        <w:rPr>
          <w:rFonts w:ascii="Times New Roman" w:hAnsi="Times New Roman" w:cs="Times New Roman"/>
        </w:rPr>
        <w:t>(Rotundo et al., 2014; Santachiara, et al. 2017; Sinclair and Horie, 1989</w:t>
      </w:r>
      <w:r w:rsidR="002E043E" w:rsidRPr="00001CCC">
        <w:rPr>
          <w:rFonts w:ascii="Times New Roman" w:hAnsi="Times New Roman" w:cs="Times New Roman"/>
        </w:rPr>
        <w:t>).</w:t>
      </w:r>
      <w:r w:rsidR="00B36A1E" w:rsidRPr="00001CCC">
        <w:rPr>
          <w:rFonts w:ascii="Times New Roman" w:hAnsi="Times New Roman" w:cs="Times New Roman"/>
        </w:rPr>
        <w:t xml:space="preserve"> Nitrogen capture during soybean development, is affected by maturity groups and BNF where</w:t>
      </w:r>
      <w:r w:rsidR="00EC2F8A" w:rsidRPr="00001CCC">
        <w:rPr>
          <w:rFonts w:ascii="Times New Roman" w:hAnsi="Times New Roman" w:cs="Times New Roman"/>
          <w:color w:val="222222"/>
          <w:shd w:val="clear" w:color="auto" w:fill="FFFFFF"/>
        </w:rPr>
        <w:t xml:space="preserve"> Mastrodomenico and Purcell </w:t>
      </w:r>
      <w:r w:rsidR="00EC2F8A" w:rsidRPr="00001CCC">
        <w:rPr>
          <w:rFonts w:ascii="Times New Roman" w:hAnsi="Times New Roman" w:cs="Times New Roman"/>
          <w:shd w:val="clear" w:color="auto" w:fill="FFFFFF"/>
        </w:rPr>
        <w:t>(</w:t>
      </w:r>
      <w:hyperlink r:id="rId17" w:anchor="ref-CR18" w:tooltip="Mastrodomenico AT, Purcell LC (2012) Soybean nitrogen fixation and nitrogen remobilization during reproductive development. Crop Sci 52:1281–1289" w:history="1">
        <w:r w:rsidR="00EC2F8A" w:rsidRPr="00001CCC">
          <w:rPr>
            <w:rFonts w:ascii="Times New Roman" w:hAnsi="Times New Roman" w:cs="Times New Roman"/>
            <w:shd w:val="clear" w:color="auto" w:fill="FFFFFF"/>
          </w:rPr>
          <w:t>2012</w:t>
        </w:r>
      </w:hyperlink>
      <w:r w:rsidR="00EC2F8A" w:rsidRPr="00001CCC">
        <w:rPr>
          <w:rFonts w:ascii="Times New Roman" w:hAnsi="Times New Roman" w:cs="Times New Roman"/>
        </w:rPr>
        <w:t>) stated that late MGs accumulated higher N compared to earlier GMs</w:t>
      </w:r>
      <w:r w:rsidR="00846477" w:rsidRPr="00001CCC">
        <w:rPr>
          <w:rFonts w:ascii="Times New Roman" w:hAnsi="Times New Roman" w:cs="Times New Roman"/>
        </w:rPr>
        <w:t xml:space="preserve">. </w:t>
      </w:r>
      <w:r w:rsidR="00797A5A" w:rsidRPr="00001CCC">
        <w:rPr>
          <w:rFonts w:ascii="Times New Roman" w:hAnsi="Times New Roman" w:cs="Times New Roman"/>
        </w:rPr>
        <w:t xml:space="preserve">According to Santachiara et al. (2017), nitrogen uptake at physiological maturity varied from 315 to 430 kg N ha⁻¹ across soybean cultivars, with cultivar differences explaining 90% of this variation. Both maturity group (MG) and cultivar significantly influenced nitrogen use efficiency (NUE) and HI. Late-maturing cultivars (MGs IV and V) utilized more N than </w:t>
      </w:r>
      <w:r w:rsidR="00F76C99" w:rsidRPr="00001CCC">
        <w:rPr>
          <w:rFonts w:ascii="Times New Roman" w:hAnsi="Times New Roman" w:cs="Times New Roman"/>
        </w:rPr>
        <w:t>early maturing</w:t>
      </w:r>
      <w:r w:rsidR="00797A5A" w:rsidRPr="00001CCC">
        <w:rPr>
          <w:rFonts w:ascii="Times New Roman" w:hAnsi="Times New Roman" w:cs="Times New Roman"/>
        </w:rPr>
        <w:t xml:space="preserve"> cultivars (MG III), and cultivars in MG V showed roughly 10% higher NUE but 20% lower HI compared to MGs III and IV. NUE ranged from 28 to 40 kg kg N⁻¹</w:t>
      </w:r>
      <w:r w:rsidR="005A5735" w:rsidRPr="00001CCC">
        <w:rPr>
          <w:rFonts w:ascii="Times New Roman" w:hAnsi="Times New Roman" w:cs="Times New Roman"/>
        </w:rPr>
        <w:t>across maturity groups</w:t>
      </w:r>
      <w:r w:rsidR="00797A5A" w:rsidRPr="00001CCC">
        <w:rPr>
          <w:rFonts w:ascii="Times New Roman" w:hAnsi="Times New Roman" w:cs="Times New Roman"/>
        </w:rPr>
        <w:t xml:space="preserve">, while HI ranged from 29 to 54%, confirming the strong impact of </w:t>
      </w:r>
      <w:r w:rsidR="005A5735" w:rsidRPr="00001CCC">
        <w:rPr>
          <w:rFonts w:ascii="Times New Roman" w:hAnsi="Times New Roman" w:cs="Times New Roman"/>
        </w:rPr>
        <w:t>MG</w:t>
      </w:r>
      <w:r w:rsidR="00797A5A" w:rsidRPr="00001CCC">
        <w:rPr>
          <w:rFonts w:ascii="Times New Roman" w:hAnsi="Times New Roman" w:cs="Times New Roman"/>
        </w:rPr>
        <w:t xml:space="preserve"> on nitrogen accumulation and partitioning.</w:t>
      </w:r>
      <w:r w:rsidR="00D84CEB" w:rsidRPr="00001CCC">
        <w:rPr>
          <w:rFonts w:ascii="Times New Roman" w:hAnsi="Times New Roman" w:cs="Times New Roman"/>
        </w:rPr>
        <w:t xml:space="preserve"> </w:t>
      </w:r>
      <w:r w:rsidR="00C17177" w:rsidRPr="00001CCC">
        <w:rPr>
          <w:rFonts w:ascii="Times New Roman" w:hAnsi="Times New Roman" w:cs="Times New Roman"/>
        </w:rPr>
        <w:t>Jaga and Sharma (2015) showed that application of 75% NPK combined with VAM</w:t>
      </w:r>
      <w:r w:rsidR="0002287D" w:rsidRPr="00001CCC">
        <w:rPr>
          <w:rFonts w:ascii="Times New Roman" w:hAnsi="Times New Roman" w:cs="Times New Roman"/>
        </w:rPr>
        <w:t xml:space="preserve"> (Vesicular–Arbuscular Mycorrhizae)</w:t>
      </w:r>
      <w:r w:rsidR="00C17177" w:rsidRPr="00001CCC">
        <w:rPr>
          <w:rFonts w:ascii="Times New Roman" w:hAnsi="Times New Roman" w:cs="Times New Roman"/>
        </w:rPr>
        <w:t>, PSB</w:t>
      </w:r>
      <w:r w:rsidR="0002287D" w:rsidRPr="00001CCC">
        <w:rPr>
          <w:rFonts w:ascii="Times New Roman" w:hAnsi="Times New Roman" w:cs="Times New Roman"/>
        </w:rPr>
        <w:t xml:space="preserve"> (Phosphate-Solubilizing Bacteria)</w:t>
      </w:r>
      <w:r w:rsidR="00C17177" w:rsidRPr="00001CCC">
        <w:rPr>
          <w:rFonts w:ascii="Times New Roman" w:hAnsi="Times New Roman" w:cs="Times New Roman"/>
        </w:rPr>
        <w:t>, and rhizobium resulted in higher values for nodules per plant (</w:t>
      </w:r>
      <w:r w:rsidR="00D02BE5" w:rsidRPr="00001CCC">
        <w:rPr>
          <w:rFonts w:ascii="Times New Roman" w:hAnsi="Times New Roman" w:cs="Times New Roman"/>
        </w:rPr>
        <w:t>43</w:t>
      </w:r>
      <w:r w:rsidR="00C17177" w:rsidRPr="00001CCC">
        <w:rPr>
          <w:rFonts w:ascii="Times New Roman" w:hAnsi="Times New Roman" w:cs="Times New Roman"/>
        </w:rPr>
        <w:t>.7</w:t>
      </w:r>
      <w:r w:rsidR="00D02BE5" w:rsidRPr="00001CCC">
        <w:rPr>
          <w:rFonts w:ascii="Times New Roman" w:hAnsi="Times New Roman" w:cs="Times New Roman"/>
        </w:rPr>
        <w:t xml:space="preserve"> vs 21.3 in control</w:t>
      </w:r>
      <w:r w:rsidR="00C17177" w:rsidRPr="00001CCC">
        <w:rPr>
          <w:rFonts w:ascii="Times New Roman" w:hAnsi="Times New Roman" w:cs="Times New Roman"/>
        </w:rPr>
        <w:t>), nodule weight (481 mg/nodule), plant height (76.2 cm</w:t>
      </w:r>
      <w:r w:rsidR="00D02BE5" w:rsidRPr="00001CCC">
        <w:rPr>
          <w:rFonts w:ascii="Times New Roman" w:hAnsi="Times New Roman" w:cs="Times New Roman"/>
        </w:rPr>
        <w:t xml:space="preserve"> vs 57 cm in control</w:t>
      </w:r>
      <w:r w:rsidR="00C17177" w:rsidRPr="00001CCC">
        <w:rPr>
          <w:rFonts w:ascii="Times New Roman" w:hAnsi="Times New Roman" w:cs="Times New Roman"/>
        </w:rPr>
        <w:t>), pods per plant (31.6</w:t>
      </w:r>
      <w:r w:rsidR="00D02BE5" w:rsidRPr="00001CCC">
        <w:rPr>
          <w:rFonts w:ascii="Times New Roman" w:hAnsi="Times New Roman" w:cs="Times New Roman"/>
        </w:rPr>
        <w:t xml:space="preserve"> vs 23.5 in control</w:t>
      </w:r>
      <w:r w:rsidR="00C17177" w:rsidRPr="00001CCC">
        <w:rPr>
          <w:rFonts w:ascii="Times New Roman" w:hAnsi="Times New Roman" w:cs="Times New Roman"/>
        </w:rPr>
        <w:t xml:space="preserve">), seeds per pod (3.45), seed yield (26.8 </w:t>
      </w:r>
      <w:r w:rsidR="00510744" w:rsidRPr="00001CCC">
        <w:rPr>
          <w:rFonts w:ascii="Times New Roman" w:hAnsi="Times New Roman" w:cs="Times New Roman"/>
        </w:rPr>
        <w:t>Kg</w:t>
      </w:r>
      <w:r w:rsidR="00C17177" w:rsidRPr="00001CCC">
        <w:rPr>
          <w:rFonts w:ascii="Times New Roman" w:hAnsi="Times New Roman" w:cs="Times New Roman"/>
        </w:rPr>
        <w:t>/ha), leaf area index (14.2</w:t>
      </w:r>
      <w:r w:rsidR="006012E9" w:rsidRPr="00001CCC">
        <w:rPr>
          <w:rFonts w:ascii="Times New Roman" w:hAnsi="Times New Roman" w:cs="Times New Roman"/>
        </w:rPr>
        <w:t xml:space="preserve">  </w:t>
      </w:r>
      <w:r w:rsidR="00D02BE5" w:rsidRPr="00001CCC">
        <w:rPr>
          <w:rFonts w:ascii="Times New Roman" w:hAnsi="Times New Roman" w:cs="Times New Roman"/>
        </w:rPr>
        <w:t>vs</w:t>
      </w:r>
      <w:r w:rsidR="006012E9" w:rsidRPr="00001CCC">
        <w:rPr>
          <w:rFonts w:ascii="Times New Roman" w:hAnsi="Times New Roman" w:cs="Times New Roman"/>
        </w:rPr>
        <w:t xml:space="preserve"> 8.17 in control</w:t>
      </w:r>
      <w:r w:rsidR="00C17177" w:rsidRPr="00001CCC">
        <w:rPr>
          <w:rFonts w:ascii="Times New Roman" w:hAnsi="Times New Roman" w:cs="Times New Roman"/>
        </w:rPr>
        <w:t>), and harvest index (49.4%).</w:t>
      </w:r>
      <w:r w:rsidR="00BC43A5" w:rsidRPr="00001CCC">
        <w:rPr>
          <w:rFonts w:ascii="Times New Roman" w:hAnsi="Times New Roman" w:cs="Times New Roman"/>
        </w:rPr>
        <w:t xml:space="preserve"> A study of 173 soybean cultivars (MG III to V) released between 1980 and 2014 in Argentina identified an </w:t>
      </w:r>
      <w:r w:rsidR="00BC43A5" w:rsidRPr="00001CCC">
        <w:rPr>
          <w:rStyle w:val="Strong"/>
          <w:rFonts w:ascii="Times New Roman" w:hAnsi="Times New Roman" w:cs="Times New Roman"/>
          <w:b w:val="0"/>
          <w:bCs w:val="0"/>
        </w:rPr>
        <w:t xml:space="preserve">annual genetic improvement of 42 kg ha⁻¹ yr⁻¹ </w:t>
      </w:r>
      <w:r w:rsidR="00BC43A5" w:rsidRPr="00001CCC">
        <w:rPr>
          <w:rStyle w:val="Strong"/>
          <w:rFonts w:ascii="Times New Roman" w:hAnsi="Times New Roman" w:cs="Times New Roman"/>
          <w:b w:val="0"/>
          <w:bCs w:val="0"/>
        </w:rPr>
        <w:lastRenderedPageBreak/>
        <w:t>(~1% per year)</w:t>
      </w:r>
      <w:r w:rsidR="00BC43A5" w:rsidRPr="00001CCC">
        <w:rPr>
          <w:rFonts w:ascii="Times New Roman" w:hAnsi="Times New Roman" w:cs="Times New Roman"/>
        </w:rPr>
        <w:t xml:space="preserve"> primarily driven by </w:t>
      </w:r>
      <w:r w:rsidR="00BC43A5" w:rsidRPr="00001CCC">
        <w:rPr>
          <w:rStyle w:val="Strong"/>
          <w:rFonts w:ascii="Times New Roman" w:hAnsi="Times New Roman" w:cs="Times New Roman"/>
          <w:b w:val="0"/>
          <w:bCs w:val="0"/>
        </w:rPr>
        <w:t>increased aboveground biomass</w:t>
      </w:r>
      <w:r w:rsidR="00BC43A5" w:rsidRPr="00001CCC">
        <w:rPr>
          <w:rFonts w:ascii="Times New Roman" w:hAnsi="Times New Roman" w:cs="Times New Roman"/>
        </w:rPr>
        <w:t xml:space="preserve"> associated with enhanced </w:t>
      </w:r>
      <w:r w:rsidR="00BC43A5" w:rsidRPr="00001CCC">
        <w:rPr>
          <w:rStyle w:val="Strong"/>
          <w:rFonts w:ascii="Times New Roman" w:hAnsi="Times New Roman" w:cs="Times New Roman"/>
          <w:b w:val="0"/>
          <w:bCs w:val="0"/>
        </w:rPr>
        <w:t xml:space="preserve">radiation use efficiency (RUE) and nitrogen </w:t>
      </w:r>
      <w:r w:rsidR="00197360" w:rsidRPr="00001CCC">
        <w:rPr>
          <w:rStyle w:val="Strong"/>
          <w:rFonts w:ascii="Times New Roman" w:hAnsi="Times New Roman" w:cs="Times New Roman"/>
          <w:b w:val="0"/>
          <w:bCs w:val="0"/>
        </w:rPr>
        <w:t>uptake</w:t>
      </w:r>
      <w:r w:rsidR="00BC43A5" w:rsidRPr="00001CCC">
        <w:rPr>
          <w:rStyle w:val="Strong"/>
          <w:rFonts w:ascii="Times New Roman" w:hAnsi="Times New Roman" w:cs="Times New Roman"/>
          <w:b w:val="0"/>
          <w:bCs w:val="0"/>
        </w:rPr>
        <w:t xml:space="preserve">. </w:t>
      </w:r>
      <w:r w:rsidR="00BB5667" w:rsidRPr="00001CCC">
        <w:rPr>
          <w:rFonts w:ascii="Times New Roman" w:hAnsi="Times New Roman" w:cs="Times New Roman"/>
        </w:rPr>
        <w:t>de Felipe et al., (2020) also documented that n</w:t>
      </w:r>
      <w:r w:rsidR="00BC43A5" w:rsidRPr="00001CCC">
        <w:rPr>
          <w:rFonts w:ascii="Times New Roman" w:hAnsi="Times New Roman" w:cs="Times New Roman"/>
        </w:rPr>
        <w:t xml:space="preserve">itrogen uptake </w:t>
      </w:r>
      <w:r w:rsidR="00BB5667" w:rsidRPr="00001CCC">
        <w:rPr>
          <w:rFonts w:ascii="Times New Roman" w:hAnsi="Times New Roman" w:cs="Times New Roman"/>
        </w:rPr>
        <w:t>is associated</w:t>
      </w:r>
      <w:r w:rsidR="00BC43A5" w:rsidRPr="00001CCC">
        <w:rPr>
          <w:rFonts w:ascii="Times New Roman" w:hAnsi="Times New Roman" w:cs="Times New Roman"/>
        </w:rPr>
        <w:t xml:space="preserve"> with </w:t>
      </w:r>
      <w:r w:rsidR="00BB5667" w:rsidRPr="00001CCC">
        <w:rPr>
          <w:rFonts w:ascii="Times New Roman" w:hAnsi="Times New Roman" w:cs="Times New Roman"/>
        </w:rPr>
        <w:t xml:space="preserve">accumulated </w:t>
      </w:r>
      <w:r w:rsidR="00BC43A5" w:rsidRPr="00001CCC">
        <w:rPr>
          <w:rFonts w:ascii="Times New Roman" w:hAnsi="Times New Roman" w:cs="Times New Roman"/>
        </w:rPr>
        <w:t xml:space="preserve">biomass at physiological maturity (R7; </w:t>
      </w:r>
      <w:r w:rsidR="00093CC7" w:rsidRPr="00001CCC">
        <w:rPr>
          <w:rFonts w:ascii="Times New Roman" w:hAnsi="Times New Roman" w:cs="Times New Roman"/>
        </w:rPr>
        <w:t>R</w:t>
      </w:r>
      <w:r w:rsidR="00093CC7" w:rsidRPr="00001CCC">
        <w:rPr>
          <w:rFonts w:ascii="Times New Roman" w:hAnsi="Times New Roman" w:cs="Times New Roman"/>
          <w:vertAlign w:val="superscript"/>
        </w:rPr>
        <w:t>2</w:t>
      </w:r>
      <w:r w:rsidR="00BC43A5" w:rsidRPr="00001CCC">
        <w:rPr>
          <w:rFonts w:ascii="Times New Roman" w:hAnsi="Times New Roman" w:cs="Times New Roman"/>
        </w:rPr>
        <w:t xml:space="preserve"> = 0.85, P &lt; 0.0001) and with RUE (</w:t>
      </w:r>
      <w:r w:rsidR="00093CC7" w:rsidRPr="00001CCC">
        <w:rPr>
          <w:rFonts w:ascii="Times New Roman" w:hAnsi="Times New Roman" w:cs="Times New Roman"/>
        </w:rPr>
        <w:t>R</w:t>
      </w:r>
      <w:r w:rsidR="00093CC7" w:rsidRPr="00001CCC">
        <w:rPr>
          <w:rFonts w:ascii="Times New Roman" w:hAnsi="Times New Roman" w:cs="Times New Roman"/>
          <w:vertAlign w:val="superscript"/>
        </w:rPr>
        <w:t>2</w:t>
      </w:r>
      <w:r w:rsidR="00BC43A5" w:rsidRPr="00001CCC">
        <w:rPr>
          <w:rFonts w:ascii="Times New Roman" w:hAnsi="Times New Roman" w:cs="Times New Roman"/>
        </w:rPr>
        <w:t xml:space="preserve"> = 0.89, P &lt; 0.0001), representing that </w:t>
      </w:r>
      <w:r w:rsidR="00BC43A5" w:rsidRPr="00001CCC">
        <w:rPr>
          <w:rStyle w:val="Strong"/>
          <w:rFonts w:ascii="Times New Roman" w:hAnsi="Times New Roman" w:cs="Times New Roman"/>
          <w:b w:val="0"/>
          <w:bCs w:val="0"/>
        </w:rPr>
        <w:t xml:space="preserve">enhanced nitrogen </w:t>
      </w:r>
      <w:r w:rsidR="00BB5667" w:rsidRPr="00001CCC">
        <w:rPr>
          <w:rStyle w:val="Strong"/>
          <w:rFonts w:ascii="Times New Roman" w:hAnsi="Times New Roman" w:cs="Times New Roman"/>
          <w:b w:val="0"/>
          <w:bCs w:val="0"/>
        </w:rPr>
        <w:t xml:space="preserve">acquisition affects </w:t>
      </w:r>
      <w:r w:rsidR="00BC43A5" w:rsidRPr="00001CCC">
        <w:rPr>
          <w:rStyle w:val="Strong"/>
          <w:rFonts w:ascii="Times New Roman" w:hAnsi="Times New Roman" w:cs="Times New Roman"/>
          <w:b w:val="0"/>
          <w:bCs w:val="0"/>
        </w:rPr>
        <w:t xml:space="preserve">both </w:t>
      </w:r>
      <w:r w:rsidR="00BB5667" w:rsidRPr="00001CCC">
        <w:rPr>
          <w:rStyle w:val="Strong"/>
          <w:rFonts w:ascii="Times New Roman" w:hAnsi="Times New Roman" w:cs="Times New Roman"/>
          <w:b w:val="0"/>
          <w:bCs w:val="0"/>
        </w:rPr>
        <w:t xml:space="preserve">vegetative </w:t>
      </w:r>
      <w:r w:rsidR="00BC43A5" w:rsidRPr="00001CCC">
        <w:rPr>
          <w:rStyle w:val="Strong"/>
          <w:rFonts w:ascii="Times New Roman" w:hAnsi="Times New Roman" w:cs="Times New Roman"/>
          <w:b w:val="0"/>
          <w:bCs w:val="0"/>
        </w:rPr>
        <w:t>growth and reproductive partitioning</w:t>
      </w:r>
      <w:r w:rsidR="00BC43A5" w:rsidRPr="00001CCC">
        <w:rPr>
          <w:rFonts w:ascii="Times New Roman" w:hAnsi="Times New Roman" w:cs="Times New Roman"/>
        </w:rPr>
        <w:t xml:space="preserve">, leading to higher HI, particularly in </w:t>
      </w:r>
      <w:r w:rsidR="00BB5667" w:rsidRPr="00001CCC">
        <w:rPr>
          <w:rFonts w:ascii="Times New Roman" w:hAnsi="Times New Roman" w:cs="Times New Roman"/>
        </w:rPr>
        <w:t>optimum</w:t>
      </w:r>
      <w:r w:rsidR="00BC43A5" w:rsidRPr="00001CCC">
        <w:rPr>
          <w:rFonts w:ascii="Times New Roman" w:hAnsi="Times New Roman" w:cs="Times New Roman"/>
        </w:rPr>
        <w:t xml:space="preserve"> environments.</w:t>
      </w:r>
      <w:r w:rsidR="00CD585F" w:rsidRPr="00001CCC">
        <w:rPr>
          <w:rFonts w:ascii="Times New Roman" w:hAnsi="Times New Roman" w:cs="Times New Roman"/>
        </w:rPr>
        <w:t xml:space="preserve"> Nget et al. (2022) </w:t>
      </w:r>
      <w:r w:rsidR="00BB5667" w:rsidRPr="00001CCC">
        <w:rPr>
          <w:rFonts w:ascii="Times New Roman" w:hAnsi="Times New Roman" w:cs="Times New Roman"/>
        </w:rPr>
        <w:t>reported soybean yield ranged</w:t>
      </w:r>
      <w:r w:rsidR="00CD585F" w:rsidRPr="00001CCC">
        <w:rPr>
          <w:rFonts w:ascii="Times New Roman" w:hAnsi="Times New Roman" w:cs="Times New Roman"/>
        </w:rPr>
        <w:t xml:space="preserve"> from 9.6 to 10.99 grams per plant</w:t>
      </w:r>
      <w:r w:rsidR="007E0115" w:rsidRPr="00001CCC">
        <w:rPr>
          <w:rFonts w:ascii="Times New Roman" w:hAnsi="Times New Roman" w:cs="Times New Roman"/>
        </w:rPr>
        <w:t xml:space="preserve"> in </w:t>
      </w:r>
      <w:r w:rsidR="0060052E" w:rsidRPr="00001CCC">
        <w:rPr>
          <w:rFonts w:ascii="Times New Roman" w:hAnsi="Times New Roman" w:cs="Times New Roman"/>
        </w:rPr>
        <w:t xml:space="preserve">the </w:t>
      </w:r>
      <w:r w:rsidR="007E0115" w:rsidRPr="00001CCC">
        <w:rPr>
          <w:rFonts w:ascii="Times New Roman" w:hAnsi="Times New Roman" w:cs="Times New Roman"/>
        </w:rPr>
        <w:t>Philippines</w:t>
      </w:r>
      <w:r w:rsidR="00CD585F" w:rsidRPr="00001CCC">
        <w:rPr>
          <w:rFonts w:ascii="Times New Roman" w:hAnsi="Times New Roman" w:cs="Times New Roman"/>
        </w:rPr>
        <w:t xml:space="preserve">, with the HI </w:t>
      </w:r>
      <w:r w:rsidR="007E0115" w:rsidRPr="00001CCC">
        <w:rPr>
          <w:rFonts w:ascii="Times New Roman" w:hAnsi="Times New Roman" w:cs="Times New Roman"/>
        </w:rPr>
        <w:t>varying between</w:t>
      </w:r>
      <w:r w:rsidR="00BB5667" w:rsidRPr="00001CCC">
        <w:rPr>
          <w:rFonts w:ascii="Times New Roman" w:hAnsi="Times New Roman" w:cs="Times New Roman"/>
        </w:rPr>
        <w:t xml:space="preserve"> </w:t>
      </w:r>
      <w:r w:rsidR="00CD585F" w:rsidRPr="00001CCC">
        <w:rPr>
          <w:rFonts w:ascii="Times New Roman" w:hAnsi="Times New Roman" w:cs="Times New Roman"/>
        </w:rPr>
        <w:t xml:space="preserve">0.25 to 0.33 </w:t>
      </w:r>
      <w:r w:rsidR="007E0115" w:rsidRPr="00001CCC">
        <w:rPr>
          <w:rFonts w:ascii="Times New Roman" w:hAnsi="Times New Roman" w:cs="Times New Roman"/>
        </w:rPr>
        <w:t>under</w:t>
      </w:r>
      <w:r w:rsidR="00CD585F" w:rsidRPr="00001CCC">
        <w:rPr>
          <w:rFonts w:ascii="Times New Roman" w:hAnsi="Times New Roman" w:cs="Times New Roman"/>
        </w:rPr>
        <w:t xml:space="preserve"> nitrogen (N) and phosphorus (P) fertilizers </w:t>
      </w:r>
      <w:r w:rsidR="007E0115" w:rsidRPr="00001CCC">
        <w:rPr>
          <w:rFonts w:ascii="Times New Roman" w:hAnsi="Times New Roman" w:cs="Times New Roman"/>
        </w:rPr>
        <w:t>with</w:t>
      </w:r>
      <w:r w:rsidR="00CD585F" w:rsidRPr="00001CCC">
        <w:rPr>
          <w:rFonts w:ascii="Times New Roman" w:hAnsi="Times New Roman" w:cs="Times New Roman"/>
        </w:rPr>
        <w:t xml:space="preserve"> appropriate inoculation methods</w:t>
      </w:r>
      <w:r w:rsidR="00B77A6F" w:rsidRPr="00001CCC">
        <w:rPr>
          <w:rFonts w:ascii="Times New Roman" w:hAnsi="Times New Roman" w:cs="Times New Roman"/>
        </w:rPr>
        <w:t>.</w:t>
      </w:r>
      <w:r w:rsidR="007647B8" w:rsidRPr="00001CCC">
        <w:rPr>
          <w:rFonts w:ascii="Times New Roman" w:hAnsi="Times New Roman" w:cs="Times New Roman"/>
        </w:rPr>
        <w:t xml:space="preserve"> Data collected from 29 experimental soybean sites in China between 2011 and 2013</w:t>
      </w:r>
      <w:r w:rsidR="007E0115" w:rsidRPr="00001CCC">
        <w:rPr>
          <w:rFonts w:ascii="Times New Roman" w:hAnsi="Times New Roman" w:cs="Times New Roman"/>
        </w:rPr>
        <w:t xml:space="preserve"> (Jiang et al., 2019)</w:t>
      </w:r>
      <w:r w:rsidR="007647B8" w:rsidRPr="00001CCC">
        <w:rPr>
          <w:rFonts w:ascii="Times New Roman" w:hAnsi="Times New Roman" w:cs="Times New Roman"/>
        </w:rPr>
        <w:t xml:space="preserve">, with and without the application of N, P, and K fertilizers, showed that as yield increased, nutrient requirements followed a linear-parabolic-plateau curve, with </w:t>
      </w:r>
      <w:r w:rsidR="00D7295D">
        <w:rPr>
          <w:rFonts w:ascii="Times New Roman" w:hAnsi="Times New Roman" w:cs="Times New Roman"/>
        </w:rPr>
        <w:t>seed</w:t>
      </w:r>
      <w:r w:rsidR="007647B8" w:rsidRPr="00001CCC">
        <w:rPr>
          <w:rFonts w:ascii="Times New Roman" w:hAnsi="Times New Roman" w:cs="Times New Roman"/>
        </w:rPr>
        <w:t xml:space="preserve"> yields ranging from 804 to 4484 kg ha</w:t>
      </w:r>
      <w:r w:rsidR="007647B8" w:rsidRPr="00001CCC">
        <w:rPr>
          <w:rFonts w:ascii="Times New Roman" w:hAnsi="Times New Roman" w:cs="Times New Roman"/>
          <w:vertAlign w:val="superscript"/>
        </w:rPr>
        <w:t>-1</w:t>
      </w:r>
      <w:r w:rsidR="007647B8" w:rsidRPr="00001CCC">
        <w:rPr>
          <w:rFonts w:ascii="Times New Roman" w:hAnsi="Times New Roman" w:cs="Times New Roman"/>
        </w:rPr>
        <w:t>. The HI ranged from 0.2 to 0.6, with values below 0.2 considered abnormal due to factors like drought or disease</w:t>
      </w:r>
      <w:r w:rsidR="00562620" w:rsidRPr="00001CCC">
        <w:rPr>
          <w:rFonts w:ascii="Times New Roman" w:hAnsi="Times New Roman" w:cs="Times New Roman"/>
        </w:rPr>
        <w:t>.</w:t>
      </w:r>
      <w:r w:rsidR="007647B8" w:rsidRPr="00001CCC">
        <w:rPr>
          <w:rFonts w:ascii="Times New Roman" w:hAnsi="Times New Roman" w:cs="Times New Roman"/>
        </w:rPr>
        <w:t xml:space="preserve"> </w:t>
      </w:r>
    </w:p>
    <w:p w14:paraId="72346CE3" w14:textId="72BBBD4C" w:rsidR="00F01CAA" w:rsidRDefault="00432F91" w:rsidP="00397594">
      <w:pPr>
        <w:spacing w:line="276" w:lineRule="auto"/>
        <w:jc w:val="both"/>
        <w:rPr>
          <w:rFonts w:ascii="Times New Roman" w:hAnsi="Times New Roman" w:cs="Times New Roman"/>
        </w:rPr>
      </w:pPr>
      <w:r w:rsidRPr="00432F91">
        <w:rPr>
          <w:rFonts w:ascii="Times New Roman" w:hAnsi="Times New Roman" w:cs="Times New Roman"/>
          <w:lang w:val="es-ES"/>
        </w:rPr>
        <w:t xml:space="preserve">Garcia y Garcia et al. </w:t>
      </w:r>
      <w:r w:rsidRPr="00E5118C">
        <w:rPr>
          <w:rFonts w:ascii="Times New Roman" w:hAnsi="Times New Roman" w:cs="Times New Roman"/>
        </w:rPr>
        <w:t xml:space="preserve">(2010) quantified the effects of </w:t>
      </w:r>
      <w:r w:rsidRPr="00346BBC">
        <w:rPr>
          <w:rFonts w:ascii="Times New Roman" w:hAnsi="Times New Roman" w:cs="Times New Roman"/>
        </w:rPr>
        <w:t>irrigation</w:t>
      </w:r>
      <w:r w:rsidRPr="00E5118C">
        <w:rPr>
          <w:rFonts w:ascii="Times New Roman" w:hAnsi="Times New Roman" w:cs="Times New Roman"/>
        </w:rPr>
        <w:t xml:space="preserve"> on soybean </w:t>
      </w:r>
      <w:r w:rsidR="001A534E">
        <w:rPr>
          <w:rFonts w:ascii="Times New Roman" w:hAnsi="Times New Roman" w:cs="Times New Roman"/>
        </w:rPr>
        <w:t>yield and biomass</w:t>
      </w:r>
      <w:r w:rsidRPr="00E5118C">
        <w:rPr>
          <w:rFonts w:ascii="Times New Roman" w:hAnsi="Times New Roman" w:cs="Times New Roman"/>
        </w:rPr>
        <w:t xml:space="preserve">, </w:t>
      </w:r>
      <w:r w:rsidR="001A534E">
        <w:rPr>
          <w:rFonts w:ascii="Times New Roman" w:hAnsi="Times New Roman" w:cs="Times New Roman"/>
        </w:rPr>
        <w:t>however no significant difference was found in HI under</w:t>
      </w:r>
      <w:r w:rsidRPr="00CE5A25">
        <w:rPr>
          <w:rFonts w:ascii="Times New Roman" w:hAnsi="Times New Roman" w:cs="Times New Roman"/>
        </w:rPr>
        <w:t xml:space="preserve"> </w:t>
      </w:r>
      <w:r w:rsidR="00CE5A25" w:rsidRPr="00CE5A25">
        <w:rPr>
          <w:rFonts w:ascii="Times New Roman" w:hAnsi="Times New Roman" w:cs="Times New Roman"/>
        </w:rPr>
        <w:t>strategic irrigation scheduling</w:t>
      </w:r>
      <w:r w:rsidR="00CE5A25">
        <w:rPr>
          <w:rFonts w:ascii="Times New Roman" w:hAnsi="Times New Roman" w:cs="Times New Roman"/>
        </w:rPr>
        <w:t xml:space="preserve"> </w:t>
      </w:r>
      <w:r w:rsidRPr="00E5118C">
        <w:rPr>
          <w:rFonts w:ascii="Times New Roman" w:hAnsi="Times New Roman" w:cs="Times New Roman"/>
        </w:rPr>
        <w:t>in the southeastern United States</w:t>
      </w:r>
      <w:r>
        <w:rPr>
          <w:rFonts w:ascii="Times New Roman" w:hAnsi="Times New Roman" w:cs="Times New Roman"/>
        </w:rPr>
        <w:t>.</w:t>
      </w:r>
      <w:r w:rsidRPr="0054777A">
        <w:rPr>
          <w:rStyle w:val="text"/>
          <w:rFonts w:ascii="Times New Roman" w:hAnsi="Times New Roman" w:cs="Times New Roman"/>
        </w:rPr>
        <w:t xml:space="preserve"> </w:t>
      </w:r>
      <w:r w:rsidR="00C03EFB" w:rsidRPr="0054777A">
        <w:rPr>
          <w:rStyle w:val="text"/>
          <w:rFonts w:ascii="Times New Roman" w:hAnsi="Times New Roman" w:cs="Times New Roman"/>
        </w:rPr>
        <w:t>I</w:t>
      </w:r>
      <w:r w:rsidR="00CE2EA1" w:rsidRPr="0054777A">
        <w:rPr>
          <w:rStyle w:val="text"/>
          <w:rFonts w:ascii="Times New Roman" w:hAnsi="Times New Roman" w:cs="Times New Roman"/>
        </w:rPr>
        <w:t xml:space="preserve">n a </w:t>
      </w:r>
      <w:r w:rsidR="00CE2EA1" w:rsidRPr="0054777A">
        <w:rPr>
          <w:rFonts w:ascii="Times New Roman" w:hAnsi="Times New Roman" w:cs="Times New Roman"/>
        </w:rPr>
        <w:t xml:space="preserve">sprinkler-irrigated soybean </w:t>
      </w:r>
      <w:r w:rsidR="00C03EFB" w:rsidRPr="0054777A">
        <w:rPr>
          <w:rFonts w:ascii="Times New Roman" w:hAnsi="Times New Roman" w:cs="Times New Roman"/>
        </w:rPr>
        <w:t xml:space="preserve">study </w:t>
      </w:r>
      <w:r w:rsidR="00CE2EA1" w:rsidRPr="0054777A">
        <w:rPr>
          <w:rFonts w:ascii="Times New Roman" w:hAnsi="Times New Roman" w:cs="Times New Roman"/>
        </w:rPr>
        <w:t xml:space="preserve">in </w:t>
      </w:r>
      <w:r w:rsidR="003A46B1" w:rsidRPr="0054777A">
        <w:rPr>
          <w:rFonts w:ascii="Times New Roman" w:hAnsi="Times New Roman" w:cs="Times New Roman"/>
        </w:rPr>
        <w:t>Serbia,</w:t>
      </w:r>
      <w:r w:rsidR="00CE2EA1" w:rsidRPr="0054777A">
        <w:rPr>
          <w:rFonts w:ascii="Times New Roman" w:hAnsi="Times New Roman" w:cs="Times New Roman"/>
        </w:rPr>
        <w:t xml:space="preserve"> </w:t>
      </w:r>
      <w:r w:rsidR="00C03EFB" w:rsidRPr="0054777A">
        <w:rPr>
          <w:rStyle w:val="text"/>
          <w:rFonts w:ascii="Times New Roman" w:hAnsi="Times New Roman" w:cs="Times New Roman"/>
        </w:rPr>
        <w:t xml:space="preserve">Gajić et al. (2018) </w:t>
      </w:r>
      <w:r w:rsidR="00CE2EA1" w:rsidRPr="0054777A">
        <w:rPr>
          <w:rFonts w:ascii="Times New Roman" w:hAnsi="Times New Roman" w:cs="Times New Roman"/>
        </w:rPr>
        <w:t>found that</w:t>
      </w:r>
      <w:r w:rsidR="0054777A" w:rsidRPr="0054777A">
        <w:rPr>
          <w:rFonts w:ascii="Times New Roman" w:hAnsi="Times New Roman" w:cs="Times New Roman"/>
        </w:rPr>
        <w:t xml:space="preserve"> </w:t>
      </w:r>
      <w:r w:rsidR="00C1340E" w:rsidRPr="0054777A">
        <w:rPr>
          <w:rFonts w:ascii="Times New Roman" w:hAnsi="Times New Roman" w:cs="Times New Roman"/>
        </w:rPr>
        <w:t xml:space="preserve">adequate water </w:t>
      </w:r>
      <w:r w:rsidR="0054777A" w:rsidRPr="0054777A">
        <w:rPr>
          <w:rFonts w:ascii="Times New Roman" w:hAnsi="Times New Roman" w:cs="Times New Roman"/>
        </w:rPr>
        <w:t xml:space="preserve">availability </w:t>
      </w:r>
      <w:r w:rsidR="00C1340E" w:rsidRPr="0054777A">
        <w:rPr>
          <w:rFonts w:ascii="Times New Roman" w:hAnsi="Times New Roman" w:cs="Times New Roman"/>
        </w:rPr>
        <w:t xml:space="preserve">and uniform </w:t>
      </w:r>
      <w:r w:rsidR="009111AA">
        <w:rPr>
          <w:rFonts w:ascii="Times New Roman" w:hAnsi="Times New Roman" w:cs="Times New Roman"/>
        </w:rPr>
        <w:t>rainfall</w:t>
      </w:r>
      <w:r w:rsidR="009111AA" w:rsidRPr="0054777A">
        <w:rPr>
          <w:rFonts w:ascii="Times New Roman" w:hAnsi="Times New Roman" w:cs="Times New Roman"/>
        </w:rPr>
        <w:t xml:space="preserve"> </w:t>
      </w:r>
      <w:r w:rsidR="00C03EFB" w:rsidRPr="0054777A">
        <w:rPr>
          <w:rFonts w:ascii="Times New Roman" w:hAnsi="Times New Roman" w:cs="Times New Roman"/>
        </w:rPr>
        <w:t xml:space="preserve">pattern, </w:t>
      </w:r>
      <w:r w:rsidR="00C1340E" w:rsidRPr="0054777A">
        <w:rPr>
          <w:rFonts w:ascii="Times New Roman" w:hAnsi="Times New Roman" w:cs="Times New Roman"/>
        </w:rPr>
        <w:t>optimize plant growth and photosynthetic activity, advancing seed production relative to total biomass.</w:t>
      </w:r>
      <w:r w:rsidR="0054777A" w:rsidRPr="0054777A">
        <w:rPr>
          <w:rFonts w:ascii="Times New Roman" w:hAnsi="Times New Roman" w:cs="Times New Roman"/>
        </w:rPr>
        <w:t xml:space="preserve"> However, the</w:t>
      </w:r>
      <w:r w:rsidR="00B13DFB" w:rsidRPr="0054777A">
        <w:rPr>
          <w:rFonts w:ascii="Times New Roman" w:hAnsi="Times New Roman" w:cs="Times New Roman"/>
        </w:rPr>
        <w:t xml:space="preserve"> highest HI was observed under not irrigated condition </w:t>
      </w:r>
      <w:r w:rsidR="0054777A" w:rsidRPr="0054777A">
        <w:rPr>
          <w:rFonts w:ascii="Times New Roman" w:hAnsi="Times New Roman" w:cs="Times New Roman"/>
        </w:rPr>
        <w:t>suggesting that irrigation increased vegetative growth more than seed production, slightly reducing the proportion of biomass allocated to seeds</w:t>
      </w:r>
      <w:r w:rsidR="00B13DFB" w:rsidRPr="0054777A">
        <w:rPr>
          <w:rFonts w:ascii="Times New Roman" w:hAnsi="Times New Roman" w:cs="Times New Roman"/>
        </w:rPr>
        <w:t>.</w:t>
      </w:r>
      <w:r w:rsidR="00C03EFB" w:rsidRPr="0054777A">
        <w:rPr>
          <w:rFonts w:ascii="Times New Roman" w:hAnsi="Times New Roman" w:cs="Times New Roman"/>
        </w:rPr>
        <w:t xml:space="preserve"> </w:t>
      </w:r>
      <w:r w:rsidR="005D2485" w:rsidRPr="0054777A">
        <w:rPr>
          <w:rFonts w:ascii="Times New Roman" w:hAnsi="Times New Roman" w:cs="Times New Roman"/>
        </w:rPr>
        <w:t>Sincik et al. (2009) reported</w:t>
      </w:r>
      <w:r w:rsidR="005D2485" w:rsidRPr="00E5118C">
        <w:rPr>
          <w:rFonts w:ascii="Times New Roman" w:hAnsi="Times New Roman" w:cs="Times New Roman"/>
        </w:rPr>
        <w:t xml:space="preserve"> inconsistent variation in HI</w:t>
      </w:r>
      <w:r w:rsidR="00C03EFB">
        <w:rPr>
          <w:rFonts w:ascii="Times New Roman" w:hAnsi="Times New Roman" w:cs="Times New Roman"/>
        </w:rPr>
        <w:t xml:space="preserve"> under different irrigation </w:t>
      </w:r>
      <w:r w:rsidR="00867633">
        <w:rPr>
          <w:rFonts w:ascii="Times New Roman" w:hAnsi="Times New Roman" w:cs="Times New Roman"/>
        </w:rPr>
        <w:t>regimes</w:t>
      </w:r>
      <w:r w:rsidR="009B4E8C">
        <w:rPr>
          <w:rFonts w:ascii="Times New Roman" w:hAnsi="Times New Roman" w:cs="Times New Roman"/>
        </w:rPr>
        <w:t>,</w:t>
      </w:r>
      <w:r w:rsidR="005D2485" w:rsidRPr="00E5118C">
        <w:rPr>
          <w:rFonts w:ascii="Times New Roman" w:hAnsi="Times New Roman" w:cs="Times New Roman"/>
        </w:rPr>
        <w:t xml:space="preserve"> with higher</w:t>
      </w:r>
      <w:r w:rsidR="003A46B1" w:rsidRPr="00E5118C">
        <w:rPr>
          <w:rFonts w:ascii="Times New Roman" w:hAnsi="Times New Roman" w:cs="Times New Roman"/>
        </w:rPr>
        <w:t xml:space="preserve"> </w:t>
      </w:r>
      <w:r w:rsidR="0054777A" w:rsidRPr="00E5118C">
        <w:rPr>
          <w:rFonts w:ascii="Times New Roman" w:hAnsi="Times New Roman" w:cs="Times New Roman"/>
        </w:rPr>
        <w:t xml:space="preserve">HI </w:t>
      </w:r>
      <w:r w:rsidR="0054777A">
        <w:rPr>
          <w:rFonts w:ascii="Times New Roman" w:hAnsi="Times New Roman" w:cs="Times New Roman"/>
        </w:rPr>
        <w:t>values</w:t>
      </w:r>
      <w:r w:rsidR="003A46B1" w:rsidRPr="00E5118C">
        <w:rPr>
          <w:rFonts w:ascii="Times New Roman" w:hAnsi="Times New Roman" w:cs="Times New Roman"/>
        </w:rPr>
        <w:t xml:space="preserve"> </w:t>
      </w:r>
      <w:r w:rsidR="005D2485" w:rsidRPr="00E5118C">
        <w:rPr>
          <w:rFonts w:ascii="Times New Roman" w:hAnsi="Times New Roman" w:cs="Times New Roman"/>
        </w:rPr>
        <w:t>under</w:t>
      </w:r>
      <w:r w:rsidR="003A46B1" w:rsidRPr="00E5118C">
        <w:rPr>
          <w:rFonts w:ascii="Times New Roman" w:hAnsi="Times New Roman" w:cs="Times New Roman"/>
        </w:rPr>
        <w:t xml:space="preserve"> non-irrigated </w:t>
      </w:r>
      <w:r w:rsidR="005D2485" w:rsidRPr="00E5118C">
        <w:rPr>
          <w:rFonts w:ascii="Times New Roman" w:hAnsi="Times New Roman" w:cs="Times New Roman"/>
        </w:rPr>
        <w:t>environments</w:t>
      </w:r>
      <w:r>
        <w:rPr>
          <w:rFonts w:ascii="Times New Roman" w:hAnsi="Times New Roman" w:cs="Times New Roman"/>
        </w:rPr>
        <w:t>.</w:t>
      </w:r>
      <w:r w:rsidR="003A46B1" w:rsidRPr="00E5118C">
        <w:rPr>
          <w:rFonts w:ascii="Times New Roman" w:hAnsi="Times New Roman" w:cs="Times New Roman"/>
        </w:rPr>
        <w:t xml:space="preserve"> </w:t>
      </w:r>
    </w:p>
    <w:p w14:paraId="5F259CF2" w14:textId="2C057DDC" w:rsidR="00266EEF" w:rsidRDefault="00F01CAA" w:rsidP="00397594">
      <w:pPr>
        <w:spacing w:line="276" w:lineRule="auto"/>
        <w:jc w:val="both"/>
        <w:rPr>
          <w:rFonts w:ascii="Times New Roman" w:hAnsi="Times New Roman" w:cs="Times New Roman"/>
        </w:rPr>
      </w:pPr>
      <w:r w:rsidRPr="00266EEF">
        <w:rPr>
          <w:rFonts w:ascii="Times New Roman" w:hAnsi="Times New Roman" w:cs="Times New Roman"/>
        </w:rPr>
        <w:t xml:space="preserve">Evidence in literature indicated that biomass production and HI in </w:t>
      </w:r>
      <w:r w:rsidR="00266EEF" w:rsidRPr="00266EEF">
        <w:rPr>
          <w:rFonts w:ascii="Times New Roman" w:hAnsi="Times New Roman" w:cs="Times New Roman"/>
        </w:rPr>
        <w:t>soybeans</w:t>
      </w:r>
      <w:r w:rsidRPr="00266EEF">
        <w:rPr>
          <w:rFonts w:ascii="Times New Roman" w:hAnsi="Times New Roman" w:cs="Times New Roman"/>
        </w:rPr>
        <w:t xml:space="preserve"> are significantly affected by </w:t>
      </w:r>
      <w:r w:rsidRPr="00346BBC">
        <w:rPr>
          <w:rFonts w:ascii="Times New Roman" w:hAnsi="Times New Roman" w:cs="Times New Roman"/>
        </w:rPr>
        <w:t>planting date</w:t>
      </w:r>
      <w:r w:rsidRPr="00266EEF">
        <w:rPr>
          <w:rFonts w:ascii="Times New Roman" w:hAnsi="Times New Roman" w:cs="Times New Roman"/>
        </w:rPr>
        <w:t xml:space="preserve"> and </w:t>
      </w:r>
      <w:r w:rsidR="00E1514E">
        <w:rPr>
          <w:rFonts w:ascii="Times New Roman" w:hAnsi="Times New Roman" w:cs="Times New Roman"/>
        </w:rPr>
        <w:t>variety</w:t>
      </w:r>
      <w:r w:rsidR="00E1514E" w:rsidRPr="00266EEF">
        <w:rPr>
          <w:rFonts w:ascii="Times New Roman" w:hAnsi="Times New Roman" w:cs="Times New Roman"/>
        </w:rPr>
        <w:t xml:space="preserve"> </w:t>
      </w:r>
      <w:r w:rsidRPr="00266EEF">
        <w:rPr>
          <w:rFonts w:ascii="Times New Roman" w:hAnsi="Times New Roman" w:cs="Times New Roman"/>
        </w:rPr>
        <w:t>selection (Bender et al., 2015).</w:t>
      </w:r>
      <w:r w:rsidR="00867633" w:rsidRPr="00266EEF">
        <w:rPr>
          <w:rFonts w:ascii="Times New Roman" w:hAnsi="Times New Roman" w:cs="Times New Roman"/>
        </w:rPr>
        <w:t xml:space="preserve"> </w:t>
      </w:r>
      <w:r w:rsidR="00D66978" w:rsidRPr="00D66978">
        <w:rPr>
          <w:rFonts w:ascii="Times New Roman" w:hAnsi="Times New Roman" w:cs="Times New Roman"/>
        </w:rPr>
        <w:t>Early planting increases biomass, seeds per pod, yield, and HI. In contrast, delayed planting shortens the growing season and increases water and radiation limitations</w:t>
      </w:r>
      <w:r w:rsidR="00D66978">
        <w:rPr>
          <w:rFonts w:ascii="Times New Roman" w:hAnsi="Times New Roman" w:cs="Times New Roman"/>
        </w:rPr>
        <w:t xml:space="preserve"> </w:t>
      </w:r>
      <w:r w:rsidR="00D66978" w:rsidRPr="00D66978">
        <w:rPr>
          <w:rFonts w:ascii="Times New Roman" w:hAnsi="Times New Roman" w:cs="Times New Roman"/>
        </w:rPr>
        <w:t xml:space="preserve">particularly during vegetative stages—leading to reduced </w:t>
      </w:r>
      <w:r w:rsidR="00D7295D">
        <w:rPr>
          <w:rFonts w:ascii="Times New Roman" w:hAnsi="Times New Roman" w:cs="Times New Roman"/>
        </w:rPr>
        <w:t>seed</w:t>
      </w:r>
      <w:r w:rsidR="00D66978" w:rsidRPr="00D66978">
        <w:rPr>
          <w:rFonts w:ascii="Times New Roman" w:hAnsi="Times New Roman" w:cs="Times New Roman"/>
        </w:rPr>
        <w:t xml:space="preserve"> yield and HI, especially in later-maturing cultivars (MG V–VIII)</w:t>
      </w:r>
      <w:r w:rsidR="00D66978" w:rsidRPr="00D66978" w:rsidDel="00D66978">
        <w:rPr>
          <w:rFonts w:ascii="Times New Roman" w:hAnsi="Times New Roman" w:cs="Times New Roman"/>
        </w:rPr>
        <w:t xml:space="preserve"> </w:t>
      </w:r>
      <w:r w:rsidR="00266EEF" w:rsidRPr="00266EEF">
        <w:rPr>
          <w:rFonts w:ascii="Times New Roman" w:hAnsi="Times New Roman" w:cs="Times New Roman"/>
        </w:rPr>
        <w:t xml:space="preserve">(Chen </w:t>
      </w:r>
      <w:r w:rsidR="00263C95">
        <w:rPr>
          <w:rFonts w:ascii="Times New Roman" w:hAnsi="Times New Roman" w:cs="Times New Roman"/>
        </w:rPr>
        <w:t>and</w:t>
      </w:r>
      <w:r w:rsidR="00266EEF" w:rsidRPr="00266EEF">
        <w:rPr>
          <w:rFonts w:ascii="Times New Roman" w:hAnsi="Times New Roman" w:cs="Times New Roman"/>
        </w:rPr>
        <w:t xml:space="preserve"> Wiatrak, 2010; Kessler et al., 2020; Sadeghi </w:t>
      </w:r>
      <w:r w:rsidR="0098466A">
        <w:rPr>
          <w:rFonts w:ascii="Times New Roman" w:hAnsi="Times New Roman" w:cs="Times New Roman"/>
        </w:rPr>
        <w:t>and</w:t>
      </w:r>
      <w:r w:rsidR="00266EEF" w:rsidRPr="00266EEF">
        <w:rPr>
          <w:rFonts w:ascii="Times New Roman" w:hAnsi="Times New Roman" w:cs="Times New Roman"/>
        </w:rPr>
        <w:t xml:space="preserve"> Niyaki, 2013; Pieralisi et al.</w:t>
      </w:r>
      <w:r w:rsidR="0098466A">
        <w:rPr>
          <w:rFonts w:ascii="Times New Roman" w:hAnsi="Times New Roman" w:cs="Times New Roman"/>
        </w:rPr>
        <w:t>,</w:t>
      </w:r>
      <w:r w:rsidR="00266EEF" w:rsidRPr="00266EEF">
        <w:rPr>
          <w:rFonts w:ascii="Times New Roman" w:hAnsi="Times New Roman" w:cs="Times New Roman"/>
        </w:rPr>
        <w:t xml:space="preserve"> 2024)</w:t>
      </w:r>
      <w:r w:rsidR="00A64B2B" w:rsidRPr="00266EEF">
        <w:rPr>
          <w:rFonts w:ascii="Times New Roman" w:hAnsi="Times New Roman" w:cs="Times New Roman"/>
        </w:rPr>
        <w:t>.</w:t>
      </w:r>
      <w:r w:rsidR="00266EEF">
        <w:rPr>
          <w:rFonts w:ascii="Times New Roman" w:hAnsi="Times New Roman" w:cs="Times New Roman"/>
        </w:rPr>
        <w:t xml:space="preserve"> </w:t>
      </w:r>
      <w:r w:rsidR="00263C95">
        <w:rPr>
          <w:rFonts w:ascii="Times New Roman" w:hAnsi="Times New Roman" w:cs="Times New Roman"/>
        </w:rPr>
        <w:t>Additionally,</w:t>
      </w:r>
      <w:r w:rsidR="00266EEF">
        <w:rPr>
          <w:rFonts w:ascii="Times New Roman" w:hAnsi="Times New Roman" w:cs="Times New Roman"/>
        </w:rPr>
        <w:t xml:space="preserve"> </w:t>
      </w:r>
      <w:r w:rsidR="00263C95">
        <w:rPr>
          <w:rFonts w:ascii="Times New Roman" w:hAnsi="Times New Roman" w:cs="Times New Roman"/>
        </w:rPr>
        <w:t>in a study in the Southern Coastal Plain, United State</w:t>
      </w:r>
      <w:r w:rsidR="00263C95" w:rsidRPr="00E5118C">
        <w:rPr>
          <w:rFonts w:ascii="Times New Roman" w:hAnsi="Times New Roman" w:cs="Times New Roman"/>
        </w:rPr>
        <w:t xml:space="preserve"> </w:t>
      </w:r>
      <w:r w:rsidR="00263C95">
        <w:rPr>
          <w:rFonts w:ascii="Times New Roman" w:hAnsi="Times New Roman" w:cs="Times New Roman"/>
        </w:rPr>
        <w:t xml:space="preserve">by </w:t>
      </w:r>
      <w:r w:rsidR="00266EEF" w:rsidRPr="00E5118C">
        <w:rPr>
          <w:rFonts w:ascii="Times New Roman" w:hAnsi="Times New Roman" w:cs="Times New Roman"/>
        </w:rPr>
        <w:t xml:space="preserve">Chen </w:t>
      </w:r>
      <w:r w:rsidR="00263C95">
        <w:rPr>
          <w:rFonts w:ascii="Times New Roman" w:hAnsi="Times New Roman" w:cs="Times New Roman"/>
        </w:rPr>
        <w:t>and</w:t>
      </w:r>
      <w:r w:rsidR="00D842D8" w:rsidRPr="00266EEF">
        <w:rPr>
          <w:rFonts w:ascii="Times New Roman" w:hAnsi="Times New Roman" w:cs="Times New Roman"/>
        </w:rPr>
        <w:t xml:space="preserve"> Wiatrak</w:t>
      </w:r>
      <w:r w:rsidR="00D842D8">
        <w:rPr>
          <w:rFonts w:ascii="Times New Roman" w:hAnsi="Times New Roman" w:cs="Times New Roman"/>
        </w:rPr>
        <w:t xml:space="preserve"> </w:t>
      </w:r>
      <w:r w:rsidR="00266EEF">
        <w:rPr>
          <w:rFonts w:ascii="Times New Roman" w:hAnsi="Times New Roman" w:cs="Times New Roman"/>
        </w:rPr>
        <w:t>(</w:t>
      </w:r>
      <w:r w:rsidR="00266EEF" w:rsidRPr="00E5118C">
        <w:rPr>
          <w:rFonts w:ascii="Times New Roman" w:hAnsi="Times New Roman" w:cs="Times New Roman"/>
        </w:rPr>
        <w:t>20</w:t>
      </w:r>
      <w:r w:rsidR="00D842D8">
        <w:rPr>
          <w:rFonts w:ascii="Times New Roman" w:hAnsi="Times New Roman" w:cs="Times New Roman"/>
        </w:rPr>
        <w:t>10</w:t>
      </w:r>
      <w:r w:rsidR="00266EEF">
        <w:rPr>
          <w:rFonts w:ascii="Times New Roman" w:hAnsi="Times New Roman" w:cs="Times New Roman"/>
        </w:rPr>
        <w:t>)</w:t>
      </w:r>
      <w:r w:rsidR="009D4251">
        <w:rPr>
          <w:rFonts w:ascii="Times New Roman" w:hAnsi="Times New Roman" w:cs="Times New Roman"/>
        </w:rPr>
        <w:t xml:space="preserve">, </w:t>
      </w:r>
      <w:r w:rsidR="007C3208" w:rsidRPr="007C3208">
        <w:rPr>
          <w:rFonts w:ascii="Times New Roman" w:hAnsi="Times New Roman" w:cs="Times New Roman"/>
        </w:rPr>
        <w:t xml:space="preserve">flowering duration declined more sharply in </w:t>
      </w:r>
      <w:r w:rsidR="00263C95" w:rsidRPr="00001CCC">
        <w:rPr>
          <w:rFonts w:ascii="Times New Roman" w:hAnsi="Times New Roman" w:cs="Times New Roman"/>
        </w:rPr>
        <w:t>MG</w:t>
      </w:r>
      <w:r w:rsidR="00263C95">
        <w:rPr>
          <w:rFonts w:ascii="Times New Roman" w:hAnsi="Times New Roman" w:cs="Times New Roman"/>
        </w:rPr>
        <w:t>s</w:t>
      </w:r>
      <w:r w:rsidR="00263C95" w:rsidRPr="007C3208">
        <w:rPr>
          <w:rFonts w:ascii="Times New Roman" w:hAnsi="Times New Roman" w:cs="Times New Roman"/>
        </w:rPr>
        <w:t xml:space="preserve"> </w:t>
      </w:r>
      <w:r w:rsidR="007C3208" w:rsidRPr="007C3208">
        <w:rPr>
          <w:rFonts w:ascii="Times New Roman" w:hAnsi="Times New Roman" w:cs="Times New Roman"/>
        </w:rPr>
        <w:t xml:space="preserve">V to VIII, ranging from −0.60 to −1.18 days </w:t>
      </w:r>
      <w:r w:rsidR="005969D2">
        <w:rPr>
          <w:rFonts w:ascii="Times New Roman" w:hAnsi="Times New Roman" w:cs="Times New Roman"/>
        </w:rPr>
        <w:t>with a</w:t>
      </w:r>
      <w:r w:rsidR="007C3208" w:rsidRPr="007C3208">
        <w:rPr>
          <w:rFonts w:ascii="Times New Roman" w:hAnsi="Times New Roman" w:cs="Times New Roman"/>
        </w:rPr>
        <w:t>14-day planting delay, whereas MG IV exhibited no significant change</w:t>
      </w:r>
      <w:r w:rsidR="00A64B2B" w:rsidRPr="007F0859">
        <w:rPr>
          <w:rFonts w:ascii="Times New Roman" w:hAnsi="Times New Roman" w:cs="Times New Roman"/>
        </w:rPr>
        <w:t xml:space="preserve">. The pod-set duration also declined with later planting dates, but this effect was more gradual for all cultivars, with no significant changes observed for MG IV and V </w:t>
      </w:r>
      <w:r w:rsidR="009D4251">
        <w:rPr>
          <w:rFonts w:ascii="Times New Roman" w:hAnsi="Times New Roman" w:cs="Times New Roman"/>
        </w:rPr>
        <w:t>affected by year</w:t>
      </w:r>
      <w:r w:rsidR="00A64B2B" w:rsidRPr="007F0859">
        <w:rPr>
          <w:rFonts w:ascii="Times New Roman" w:hAnsi="Times New Roman" w:cs="Times New Roman"/>
        </w:rPr>
        <w:t>. Interestingly, there was no clear relationship between seed-fill duration and delayed planting</w:t>
      </w:r>
      <w:r w:rsidR="00CD585F">
        <w:rPr>
          <w:rFonts w:ascii="Times New Roman" w:hAnsi="Times New Roman" w:cs="Times New Roman"/>
        </w:rPr>
        <w:t>.</w:t>
      </w:r>
    </w:p>
    <w:p w14:paraId="2F316734" w14:textId="429DB28E" w:rsidR="00A63460" w:rsidRDefault="00442228" w:rsidP="00397594">
      <w:pPr>
        <w:spacing w:line="276" w:lineRule="auto"/>
        <w:jc w:val="both"/>
        <w:rPr>
          <w:rFonts w:ascii="Times New Roman" w:hAnsi="Times New Roman" w:cs="Times New Roman"/>
        </w:rPr>
      </w:pPr>
      <w:r w:rsidRPr="007F0859">
        <w:rPr>
          <w:rStyle w:val="Strong"/>
          <w:rFonts w:ascii="Times New Roman" w:hAnsi="Times New Roman" w:cs="Times New Roman"/>
          <w:b w:val="0"/>
          <w:bCs w:val="0"/>
        </w:rPr>
        <w:t>Calviño et al. (2003)</w:t>
      </w:r>
      <w:r w:rsidRPr="007F0859">
        <w:rPr>
          <w:rFonts w:ascii="Times New Roman" w:hAnsi="Times New Roman" w:cs="Times New Roman"/>
        </w:rPr>
        <w:t xml:space="preserve"> studied soybean/wheat </w:t>
      </w:r>
      <w:r w:rsidRPr="00346BBC">
        <w:rPr>
          <w:rFonts w:ascii="Times New Roman" w:hAnsi="Times New Roman" w:cs="Times New Roman"/>
        </w:rPr>
        <w:t>double cropping</w:t>
      </w:r>
      <w:r w:rsidRPr="007F0859">
        <w:rPr>
          <w:rFonts w:ascii="Times New Roman" w:hAnsi="Times New Roman" w:cs="Times New Roman"/>
        </w:rPr>
        <w:t xml:space="preserve"> in the southern Pampas, Argentina, focusing on late-sown soybeans </w:t>
      </w:r>
      <w:r w:rsidR="00FB356A">
        <w:rPr>
          <w:rFonts w:ascii="Times New Roman" w:hAnsi="Times New Roman" w:cs="Times New Roman"/>
        </w:rPr>
        <w:t>under</w:t>
      </w:r>
      <w:r w:rsidRPr="007F0859">
        <w:rPr>
          <w:rFonts w:ascii="Times New Roman" w:hAnsi="Times New Roman" w:cs="Times New Roman"/>
        </w:rPr>
        <w:t xml:space="preserve"> </w:t>
      </w:r>
      <w:r w:rsidR="00E64E16">
        <w:rPr>
          <w:rFonts w:ascii="Times New Roman" w:hAnsi="Times New Roman" w:cs="Times New Roman"/>
        </w:rPr>
        <w:t>milder</w:t>
      </w:r>
      <w:r w:rsidR="00E64E16" w:rsidRPr="007F0859">
        <w:rPr>
          <w:rFonts w:ascii="Times New Roman" w:hAnsi="Times New Roman" w:cs="Times New Roman"/>
        </w:rPr>
        <w:t xml:space="preserve"> </w:t>
      </w:r>
      <w:r w:rsidRPr="007F0859">
        <w:rPr>
          <w:rFonts w:ascii="Times New Roman" w:hAnsi="Times New Roman" w:cs="Times New Roman"/>
        </w:rPr>
        <w:t>conditions</w:t>
      </w:r>
      <w:r w:rsidR="001055D1">
        <w:rPr>
          <w:rFonts w:ascii="Times New Roman" w:hAnsi="Times New Roman" w:cs="Times New Roman"/>
        </w:rPr>
        <w:t xml:space="preserve"> indicating that</w:t>
      </w:r>
      <w:r w:rsidR="001055D1" w:rsidRPr="007F0859">
        <w:rPr>
          <w:rFonts w:ascii="Times New Roman" w:hAnsi="Times New Roman" w:cs="Times New Roman"/>
        </w:rPr>
        <w:t xml:space="preserve"> </w:t>
      </w:r>
      <w:r w:rsidRPr="007F0859">
        <w:rPr>
          <w:rFonts w:ascii="Times New Roman" w:hAnsi="Times New Roman" w:cs="Times New Roman"/>
        </w:rPr>
        <w:t xml:space="preserve">yield depended further on seed weight and later growth stages (R5–R7). The yield ranged from </w:t>
      </w:r>
      <w:r w:rsidRPr="007F0859">
        <w:rPr>
          <w:rStyle w:val="Strong"/>
          <w:rFonts w:ascii="Times New Roman" w:hAnsi="Times New Roman" w:cs="Times New Roman"/>
          <w:b w:val="0"/>
          <w:bCs w:val="0"/>
        </w:rPr>
        <w:t>3700 kg.</w:t>
      </w:r>
      <w:r w:rsidRPr="007F0859">
        <w:rPr>
          <w:rFonts w:ascii="Times New Roman" w:hAnsi="Times New Roman" w:cs="Times New Roman"/>
          <w:b/>
          <w:bCs/>
        </w:rPr>
        <w:t xml:space="preserve"> </w:t>
      </w:r>
      <w:r w:rsidRPr="007F0859">
        <w:rPr>
          <w:rFonts w:ascii="Times New Roman" w:hAnsi="Times New Roman" w:cs="Times New Roman"/>
        </w:rPr>
        <w:t>ha</w:t>
      </w:r>
      <w:r w:rsidRPr="007F0859">
        <w:rPr>
          <w:rFonts w:ascii="Times New Roman" w:hAnsi="Times New Roman" w:cs="Times New Roman"/>
          <w:vertAlign w:val="superscript"/>
        </w:rPr>
        <w:t>-1</w:t>
      </w:r>
      <w:r w:rsidRPr="007F0859">
        <w:rPr>
          <w:rFonts w:ascii="Times New Roman" w:hAnsi="Times New Roman" w:cs="Times New Roman"/>
          <w:b/>
          <w:bCs/>
        </w:rPr>
        <w:t xml:space="preserve"> </w:t>
      </w:r>
      <w:r w:rsidRPr="007F0859">
        <w:rPr>
          <w:rFonts w:ascii="Times New Roman" w:hAnsi="Times New Roman" w:cs="Times New Roman"/>
        </w:rPr>
        <w:t xml:space="preserve">(early sown, irrigated) to </w:t>
      </w:r>
      <w:r w:rsidRPr="007F0859">
        <w:rPr>
          <w:rStyle w:val="Strong"/>
          <w:rFonts w:ascii="Times New Roman" w:hAnsi="Times New Roman" w:cs="Times New Roman"/>
          <w:b w:val="0"/>
          <w:bCs w:val="0"/>
        </w:rPr>
        <w:t>2200 kg.</w:t>
      </w:r>
      <w:r w:rsidRPr="007F0859">
        <w:rPr>
          <w:rFonts w:ascii="Times New Roman" w:hAnsi="Times New Roman" w:cs="Times New Roman"/>
          <w:b/>
          <w:bCs/>
        </w:rPr>
        <w:t xml:space="preserve"> </w:t>
      </w:r>
      <w:r w:rsidRPr="007F0859">
        <w:rPr>
          <w:rFonts w:ascii="Times New Roman" w:hAnsi="Times New Roman" w:cs="Times New Roman"/>
        </w:rPr>
        <w:t>ha</w:t>
      </w:r>
      <w:r w:rsidRPr="007F0859">
        <w:rPr>
          <w:rFonts w:ascii="Times New Roman" w:hAnsi="Times New Roman" w:cs="Times New Roman"/>
          <w:vertAlign w:val="superscript"/>
        </w:rPr>
        <w:t>-1</w:t>
      </w:r>
      <w:r w:rsidRPr="007F0859">
        <w:rPr>
          <w:rFonts w:ascii="Times New Roman" w:hAnsi="Times New Roman" w:cs="Times New Roman"/>
          <w:b/>
          <w:bCs/>
        </w:rPr>
        <w:t xml:space="preserve"> </w:t>
      </w:r>
      <w:r w:rsidRPr="007F0859">
        <w:rPr>
          <w:rFonts w:ascii="Times New Roman" w:hAnsi="Times New Roman" w:cs="Times New Roman"/>
        </w:rPr>
        <w:t xml:space="preserve">(late-sown, dryland), with </w:t>
      </w:r>
      <w:r w:rsidR="006E1B87">
        <w:rPr>
          <w:rFonts w:ascii="Times New Roman" w:hAnsi="Times New Roman" w:cs="Times New Roman"/>
        </w:rPr>
        <w:t>significant</w:t>
      </w:r>
      <w:r w:rsidR="006E1B87" w:rsidRPr="007F0859">
        <w:rPr>
          <w:rFonts w:ascii="Times New Roman" w:hAnsi="Times New Roman" w:cs="Times New Roman"/>
        </w:rPr>
        <w:t xml:space="preserve"> </w:t>
      </w:r>
      <w:r w:rsidRPr="007F0859">
        <w:rPr>
          <w:rFonts w:ascii="Times New Roman" w:hAnsi="Times New Roman" w:cs="Times New Roman"/>
        </w:rPr>
        <w:t>positive correlations between seed yield</w:t>
      </w:r>
      <w:r w:rsidR="00907284">
        <w:rPr>
          <w:rFonts w:ascii="Times New Roman" w:hAnsi="Times New Roman" w:cs="Times New Roman"/>
        </w:rPr>
        <w:t xml:space="preserve"> and b</w:t>
      </w:r>
      <w:r w:rsidRPr="007F0859">
        <w:rPr>
          <w:rFonts w:ascii="Times New Roman" w:hAnsi="Times New Roman" w:cs="Times New Roman"/>
        </w:rPr>
        <w:t>iomass</w:t>
      </w:r>
      <w:r w:rsidR="00907284">
        <w:rPr>
          <w:rFonts w:ascii="Times New Roman" w:hAnsi="Times New Roman" w:cs="Times New Roman"/>
        </w:rPr>
        <w:t xml:space="preserve"> (R</w:t>
      </w:r>
      <w:r w:rsidR="00907284" w:rsidRPr="00907284">
        <w:rPr>
          <w:rFonts w:ascii="Times New Roman" w:hAnsi="Times New Roman" w:cs="Times New Roman"/>
          <w:vertAlign w:val="superscript"/>
        </w:rPr>
        <w:t>2</w:t>
      </w:r>
      <w:r w:rsidR="00907284">
        <w:rPr>
          <w:rFonts w:ascii="Times New Roman" w:hAnsi="Times New Roman" w:cs="Times New Roman"/>
        </w:rPr>
        <w:t>=0.69 and 0.32)</w:t>
      </w:r>
      <w:r w:rsidRPr="007F0859">
        <w:rPr>
          <w:rFonts w:ascii="Times New Roman" w:hAnsi="Times New Roman" w:cs="Times New Roman"/>
        </w:rPr>
        <w:t xml:space="preserve">, and </w:t>
      </w:r>
      <w:r w:rsidR="006E1B87">
        <w:rPr>
          <w:rFonts w:ascii="Times New Roman" w:hAnsi="Times New Roman" w:cs="Times New Roman"/>
        </w:rPr>
        <w:t xml:space="preserve">seed yield and </w:t>
      </w:r>
      <w:r w:rsidRPr="007F0859">
        <w:rPr>
          <w:rFonts w:ascii="Times New Roman" w:hAnsi="Times New Roman" w:cs="Times New Roman"/>
        </w:rPr>
        <w:t>HI</w:t>
      </w:r>
      <w:r w:rsidR="00907284">
        <w:rPr>
          <w:rFonts w:ascii="Times New Roman" w:hAnsi="Times New Roman" w:cs="Times New Roman"/>
        </w:rPr>
        <w:t xml:space="preserve"> (R</w:t>
      </w:r>
      <w:r w:rsidR="00907284" w:rsidRPr="009C36AD">
        <w:rPr>
          <w:rFonts w:ascii="Times New Roman" w:hAnsi="Times New Roman" w:cs="Times New Roman"/>
          <w:vertAlign w:val="superscript"/>
        </w:rPr>
        <w:t>2</w:t>
      </w:r>
      <w:r w:rsidR="00907284">
        <w:rPr>
          <w:rFonts w:ascii="Times New Roman" w:hAnsi="Times New Roman" w:cs="Times New Roman"/>
        </w:rPr>
        <w:t>=0.24 and 0.18)</w:t>
      </w:r>
      <w:r w:rsidR="006E1B87">
        <w:rPr>
          <w:rFonts w:ascii="Times New Roman" w:hAnsi="Times New Roman" w:cs="Times New Roman"/>
        </w:rPr>
        <w:t xml:space="preserve"> across varieties </w:t>
      </w:r>
      <w:r w:rsidR="006E1B87">
        <w:rPr>
          <w:rFonts w:ascii="Times New Roman" w:hAnsi="Times New Roman" w:cs="Times New Roman"/>
        </w:rPr>
        <w:lastRenderedPageBreak/>
        <w:t>and years</w:t>
      </w:r>
      <w:r w:rsidRPr="007F0859">
        <w:rPr>
          <w:rFonts w:ascii="Times New Roman" w:hAnsi="Times New Roman" w:cs="Times New Roman"/>
        </w:rPr>
        <w:t xml:space="preserve">. Yield declined by </w:t>
      </w:r>
      <w:r w:rsidRPr="007F0859">
        <w:rPr>
          <w:rStyle w:val="Strong"/>
          <w:rFonts w:ascii="Times New Roman" w:hAnsi="Times New Roman" w:cs="Times New Roman"/>
          <w:b w:val="0"/>
          <w:bCs w:val="0"/>
        </w:rPr>
        <w:t>2% per day after mid-December</w:t>
      </w:r>
      <w:r w:rsidRPr="007F0859">
        <w:rPr>
          <w:rFonts w:ascii="Times New Roman" w:hAnsi="Times New Roman" w:cs="Times New Roman"/>
        </w:rPr>
        <w:t xml:space="preserve"> when sowing was delayed beyond mid-December, largely due to </w:t>
      </w:r>
      <w:r w:rsidRPr="007F0859">
        <w:rPr>
          <w:rStyle w:val="Strong"/>
          <w:rFonts w:ascii="Times New Roman" w:hAnsi="Times New Roman" w:cs="Times New Roman"/>
          <w:b w:val="0"/>
          <w:bCs w:val="0"/>
        </w:rPr>
        <w:t xml:space="preserve">shortened growing cycle, low temperatures, and reduced R5–R7 </w:t>
      </w:r>
      <w:r w:rsidR="00BD19BA">
        <w:rPr>
          <w:rStyle w:val="Strong"/>
          <w:rFonts w:ascii="Times New Roman" w:hAnsi="Times New Roman" w:cs="Times New Roman"/>
          <w:b w:val="0"/>
          <w:bCs w:val="0"/>
        </w:rPr>
        <w:t>length</w:t>
      </w:r>
      <w:r w:rsidRPr="007F0859">
        <w:rPr>
          <w:rFonts w:ascii="Times New Roman" w:hAnsi="Times New Roman" w:cs="Times New Roman"/>
        </w:rPr>
        <w:t xml:space="preserve">. Seed number, biomass, and HI were major contributors to yield variation, while water timing also affected </w:t>
      </w:r>
      <w:r w:rsidR="001779FA">
        <w:rPr>
          <w:rFonts w:ascii="Times New Roman" w:hAnsi="Times New Roman" w:cs="Times New Roman"/>
        </w:rPr>
        <w:t>performance</w:t>
      </w:r>
      <w:r w:rsidRPr="007F0859">
        <w:rPr>
          <w:rFonts w:ascii="Times New Roman" w:hAnsi="Times New Roman" w:cs="Times New Roman"/>
        </w:rPr>
        <w:t>.</w:t>
      </w:r>
      <w:r>
        <w:rPr>
          <w:rFonts w:ascii="Times New Roman" w:hAnsi="Times New Roman" w:cs="Times New Roman"/>
        </w:rPr>
        <w:t xml:space="preserve"> </w:t>
      </w:r>
      <w:r w:rsidRPr="007F0859">
        <w:rPr>
          <w:rFonts w:ascii="Times New Roman" w:hAnsi="Times New Roman" w:cs="Times New Roman"/>
        </w:rPr>
        <w:t xml:space="preserve">Johnson and Major (1979) studied </w:t>
      </w:r>
      <w:r w:rsidR="00296B7D" w:rsidRPr="00296B7D">
        <w:rPr>
          <w:rFonts w:ascii="Times New Roman" w:hAnsi="Times New Roman" w:cs="Times New Roman"/>
          <w:color w:val="000000"/>
          <w:shd w:val="clear" w:color="auto" w:fill="FFFFFF"/>
        </w:rPr>
        <w:t xml:space="preserve">10 cultivars of soybean (two from each of maturity groups </w:t>
      </w:r>
      <w:r w:rsidR="0083316E">
        <w:rPr>
          <w:rFonts w:ascii="Times New Roman" w:hAnsi="Times New Roman" w:cs="Times New Roman"/>
          <w:color w:val="000000"/>
          <w:shd w:val="clear" w:color="auto" w:fill="FFFFFF"/>
        </w:rPr>
        <w:t>(</w:t>
      </w:r>
      <w:r w:rsidR="00296B7D" w:rsidRPr="00296B7D">
        <w:rPr>
          <w:rFonts w:ascii="Times New Roman" w:hAnsi="Times New Roman" w:cs="Times New Roman"/>
          <w:color w:val="000000"/>
          <w:shd w:val="clear" w:color="auto" w:fill="FFFFFF"/>
        </w:rPr>
        <w:t>I–V)</w:t>
      </w:r>
      <w:r w:rsidRPr="007F0859">
        <w:rPr>
          <w:rFonts w:ascii="Times New Roman" w:hAnsi="Times New Roman" w:cs="Times New Roman"/>
        </w:rPr>
        <w:t xml:space="preserve"> in central Missouri and found that higher </w:t>
      </w:r>
      <w:r>
        <w:rPr>
          <w:rFonts w:ascii="Times New Roman" w:hAnsi="Times New Roman" w:cs="Times New Roman"/>
        </w:rPr>
        <w:t>biomass production</w:t>
      </w:r>
      <w:r w:rsidRPr="007F0859">
        <w:rPr>
          <w:rFonts w:ascii="Times New Roman" w:hAnsi="Times New Roman" w:cs="Times New Roman"/>
        </w:rPr>
        <w:t xml:space="preserve"> typically led to greater seed yields, with maturity group and photoperiod sensitivity also optimizing both seed yield and </w:t>
      </w:r>
      <w:r w:rsidR="0083316E">
        <w:rPr>
          <w:rFonts w:ascii="Times New Roman" w:hAnsi="Times New Roman" w:cs="Times New Roman"/>
        </w:rPr>
        <w:t>HI</w:t>
      </w:r>
      <w:r w:rsidRPr="007F0859">
        <w:rPr>
          <w:rFonts w:ascii="Times New Roman" w:hAnsi="Times New Roman" w:cs="Times New Roman"/>
        </w:rPr>
        <w:t xml:space="preserve">, </w:t>
      </w:r>
      <w:r w:rsidR="00296B7D" w:rsidRPr="007F0859">
        <w:rPr>
          <w:rFonts w:ascii="Times New Roman" w:hAnsi="Times New Roman" w:cs="Times New Roman"/>
        </w:rPr>
        <w:t>suggesting</w:t>
      </w:r>
      <w:r w:rsidRPr="007F0859">
        <w:rPr>
          <w:rFonts w:ascii="Times New Roman" w:hAnsi="Times New Roman" w:cs="Times New Roman"/>
        </w:rPr>
        <w:t xml:space="preserve"> that selecting cultivars with narrow maturity ranges and consistent planting dates can improve harvest index.</w:t>
      </w:r>
      <w:r>
        <w:rPr>
          <w:rFonts w:ascii="Times New Roman" w:hAnsi="Times New Roman" w:cs="Times New Roman"/>
        </w:rPr>
        <w:t xml:space="preserve"> </w:t>
      </w:r>
    </w:p>
    <w:p w14:paraId="5AA1AF96" w14:textId="733CE720" w:rsidR="001138C1" w:rsidRPr="00767C25" w:rsidRDefault="001138C1" w:rsidP="001138C1">
      <w:pPr>
        <w:spacing w:line="276" w:lineRule="auto"/>
        <w:jc w:val="both"/>
        <w:rPr>
          <w:rFonts w:ascii="Times New Roman" w:hAnsi="Times New Roman" w:cs="Times New Roman"/>
        </w:rPr>
      </w:pPr>
      <w:r w:rsidRPr="001138C1">
        <w:rPr>
          <w:rFonts w:ascii="Times New Roman" w:hAnsi="Times New Roman" w:cs="Times New Roman"/>
        </w:rPr>
        <w:t xml:space="preserve">De Felipe et al. (2020) showed that agronomic practices </w:t>
      </w:r>
      <w:r w:rsidR="0072766A">
        <w:rPr>
          <w:rFonts w:ascii="Times New Roman" w:hAnsi="Times New Roman" w:cs="Times New Roman"/>
        </w:rPr>
        <w:t>can further</w:t>
      </w:r>
      <w:r w:rsidRPr="001138C1">
        <w:rPr>
          <w:rFonts w:ascii="Times New Roman" w:hAnsi="Times New Roman" w:cs="Times New Roman"/>
        </w:rPr>
        <w:t xml:space="preserve"> </w:t>
      </w:r>
      <w:r w:rsidR="0072766A" w:rsidRPr="001138C1">
        <w:rPr>
          <w:rFonts w:ascii="Times New Roman" w:hAnsi="Times New Roman" w:cs="Times New Roman"/>
        </w:rPr>
        <w:t>improve</w:t>
      </w:r>
      <w:r w:rsidRPr="001138C1">
        <w:rPr>
          <w:rFonts w:ascii="Times New Roman" w:hAnsi="Times New Roman" w:cs="Times New Roman"/>
        </w:rPr>
        <w:t xml:space="preserve"> both </w:t>
      </w:r>
      <w:r w:rsidR="004E6BE5" w:rsidRPr="001138C1">
        <w:rPr>
          <w:rFonts w:ascii="Times New Roman" w:hAnsi="Times New Roman" w:cs="Times New Roman"/>
        </w:rPr>
        <w:t>radiation</w:t>
      </w:r>
      <w:r w:rsidR="00FC6B3C">
        <w:rPr>
          <w:rFonts w:ascii="Times New Roman" w:hAnsi="Times New Roman" w:cs="Times New Roman"/>
        </w:rPr>
        <w:t xml:space="preserve"> </w:t>
      </w:r>
      <w:r w:rsidRPr="001138C1">
        <w:rPr>
          <w:rFonts w:ascii="Times New Roman" w:hAnsi="Times New Roman" w:cs="Times New Roman"/>
        </w:rPr>
        <w:t xml:space="preserve">use efficiency </w:t>
      </w:r>
      <w:r>
        <w:rPr>
          <w:rFonts w:ascii="Times New Roman" w:hAnsi="Times New Roman" w:cs="Times New Roman"/>
        </w:rPr>
        <w:t xml:space="preserve">(RUE) </w:t>
      </w:r>
      <w:r w:rsidRPr="001138C1">
        <w:rPr>
          <w:rFonts w:ascii="Times New Roman" w:hAnsi="Times New Roman" w:cs="Times New Roman"/>
        </w:rPr>
        <w:t>and HI</w:t>
      </w:r>
      <w:r w:rsidR="0072766A">
        <w:rPr>
          <w:rFonts w:ascii="Times New Roman" w:hAnsi="Times New Roman" w:cs="Times New Roman"/>
        </w:rPr>
        <w:t xml:space="preserve"> in soybean varieties</w:t>
      </w:r>
      <w:r w:rsidR="00976FE6">
        <w:rPr>
          <w:rFonts w:ascii="Times New Roman" w:hAnsi="Times New Roman" w:cs="Times New Roman"/>
        </w:rPr>
        <w:t xml:space="preserve"> </w:t>
      </w:r>
      <w:r w:rsidR="0072766A">
        <w:rPr>
          <w:rFonts w:ascii="Times New Roman" w:hAnsi="Times New Roman" w:cs="Times New Roman"/>
        </w:rPr>
        <w:t>particularly in m</w:t>
      </w:r>
      <w:r w:rsidR="0072766A" w:rsidRPr="001138C1">
        <w:rPr>
          <w:rFonts w:ascii="Times New Roman" w:hAnsi="Times New Roman" w:cs="Times New Roman"/>
        </w:rPr>
        <w:t>odern cultivars</w:t>
      </w:r>
      <w:r w:rsidR="0072766A">
        <w:rPr>
          <w:rFonts w:ascii="Times New Roman" w:hAnsi="Times New Roman" w:cs="Times New Roman"/>
        </w:rPr>
        <w:t xml:space="preserve">. </w:t>
      </w:r>
      <w:r w:rsidR="0072766A" w:rsidRPr="001138C1">
        <w:rPr>
          <w:rFonts w:ascii="Times New Roman" w:hAnsi="Times New Roman" w:cs="Times New Roman"/>
        </w:rPr>
        <w:t xml:space="preserve"> </w:t>
      </w:r>
      <w:r w:rsidR="0072766A">
        <w:rPr>
          <w:rFonts w:ascii="Times New Roman" w:hAnsi="Times New Roman" w:cs="Times New Roman"/>
        </w:rPr>
        <w:t>However,</w:t>
      </w:r>
      <w:r w:rsidRPr="001138C1">
        <w:rPr>
          <w:rFonts w:ascii="Times New Roman" w:hAnsi="Times New Roman" w:cs="Times New Roman"/>
        </w:rPr>
        <w:t xml:space="preserve"> radiation capture in the soybean canopy is mainly </w:t>
      </w:r>
      <w:r w:rsidR="0072766A">
        <w:rPr>
          <w:rFonts w:ascii="Times New Roman" w:hAnsi="Times New Roman" w:cs="Times New Roman"/>
        </w:rPr>
        <w:t>determined</w:t>
      </w:r>
      <w:r w:rsidRPr="001138C1">
        <w:rPr>
          <w:rFonts w:ascii="Times New Roman" w:hAnsi="Times New Roman" w:cs="Times New Roman"/>
        </w:rPr>
        <w:t xml:space="preserve"> by genetic </w:t>
      </w:r>
      <w:r w:rsidR="00FC6B3C">
        <w:rPr>
          <w:rFonts w:ascii="Times New Roman" w:hAnsi="Times New Roman" w:cs="Times New Roman"/>
        </w:rPr>
        <w:t>traits</w:t>
      </w:r>
      <w:r w:rsidRPr="001138C1">
        <w:rPr>
          <w:rFonts w:ascii="Times New Roman" w:hAnsi="Times New Roman" w:cs="Times New Roman"/>
        </w:rPr>
        <w:t xml:space="preserve"> coupled with maturity groups</w:t>
      </w:r>
      <w:r w:rsidR="00920EE8">
        <w:rPr>
          <w:rFonts w:ascii="Times New Roman" w:hAnsi="Times New Roman" w:cs="Times New Roman"/>
        </w:rPr>
        <w:t>.</w:t>
      </w:r>
      <w:r w:rsidR="0072766A">
        <w:rPr>
          <w:rFonts w:ascii="Times New Roman" w:hAnsi="Times New Roman" w:cs="Times New Roman"/>
        </w:rPr>
        <w:t xml:space="preserve"> </w:t>
      </w:r>
      <w:r w:rsidR="004E6BE5">
        <w:rPr>
          <w:rFonts w:ascii="Times New Roman" w:hAnsi="Times New Roman" w:cs="Times New Roman"/>
        </w:rPr>
        <w:t>E</w:t>
      </w:r>
      <w:r w:rsidR="00920EE8">
        <w:rPr>
          <w:rFonts w:ascii="Times New Roman" w:hAnsi="Times New Roman" w:cs="Times New Roman"/>
        </w:rPr>
        <w:t>nhanced</w:t>
      </w:r>
      <w:r w:rsidR="0072766A">
        <w:rPr>
          <w:rFonts w:ascii="Times New Roman" w:hAnsi="Times New Roman" w:cs="Times New Roman"/>
        </w:rPr>
        <w:t xml:space="preserve"> </w:t>
      </w:r>
      <w:r w:rsidR="00920EE8">
        <w:rPr>
          <w:rFonts w:ascii="Times New Roman" w:hAnsi="Times New Roman" w:cs="Times New Roman"/>
        </w:rPr>
        <w:t>r</w:t>
      </w:r>
      <w:r w:rsidR="00FC6B3C" w:rsidRPr="001138C1">
        <w:rPr>
          <w:rFonts w:ascii="Times New Roman" w:hAnsi="Times New Roman" w:cs="Times New Roman"/>
        </w:rPr>
        <w:t xml:space="preserve">adiation </w:t>
      </w:r>
      <w:r w:rsidR="00FC6B3C">
        <w:rPr>
          <w:rFonts w:ascii="Times New Roman" w:hAnsi="Times New Roman" w:cs="Times New Roman"/>
        </w:rPr>
        <w:t>interception</w:t>
      </w:r>
      <w:r w:rsidR="00FC6B3C" w:rsidRPr="001138C1">
        <w:rPr>
          <w:rFonts w:ascii="Times New Roman" w:hAnsi="Times New Roman" w:cs="Times New Roman"/>
        </w:rPr>
        <w:t xml:space="preserve"> and nitrogen uptake </w:t>
      </w:r>
      <w:r w:rsidR="0072766A">
        <w:rPr>
          <w:rFonts w:ascii="Times New Roman" w:hAnsi="Times New Roman" w:cs="Times New Roman"/>
        </w:rPr>
        <w:t>are</w:t>
      </w:r>
      <w:r w:rsidRPr="001138C1">
        <w:rPr>
          <w:rFonts w:ascii="Times New Roman" w:hAnsi="Times New Roman" w:cs="Times New Roman"/>
        </w:rPr>
        <w:t xml:space="preserve"> contributed to </w:t>
      </w:r>
      <w:r w:rsidR="00FC6B3C">
        <w:rPr>
          <w:rFonts w:ascii="Times New Roman" w:hAnsi="Times New Roman" w:cs="Times New Roman"/>
        </w:rPr>
        <w:t>increased</w:t>
      </w:r>
      <w:r w:rsidRPr="00D74451">
        <w:rPr>
          <w:rFonts w:ascii="Times New Roman" w:hAnsi="Times New Roman" w:cs="Times New Roman"/>
        </w:rPr>
        <w:t xml:space="preserve"> biomass accumulation and HI </w:t>
      </w:r>
      <w:r w:rsidR="004E6BE5">
        <w:rPr>
          <w:rFonts w:ascii="Times New Roman" w:hAnsi="Times New Roman" w:cs="Times New Roman"/>
        </w:rPr>
        <w:t>with the</w:t>
      </w:r>
      <w:r w:rsidRPr="00D74451">
        <w:rPr>
          <w:rFonts w:ascii="Times New Roman" w:hAnsi="Times New Roman" w:cs="Times New Roman"/>
        </w:rPr>
        <w:t xml:space="preserve"> </w:t>
      </w:r>
      <w:r w:rsidRPr="00D74451">
        <w:rPr>
          <w:rStyle w:val="Strong"/>
          <w:rFonts w:ascii="Times New Roman" w:hAnsi="Times New Roman" w:cs="Times New Roman"/>
          <w:b w:val="0"/>
          <w:bCs w:val="0"/>
        </w:rPr>
        <w:t xml:space="preserve">maturity group </w:t>
      </w:r>
      <w:r w:rsidR="004E6BE5">
        <w:rPr>
          <w:rStyle w:val="Strong"/>
          <w:rFonts w:ascii="Times New Roman" w:hAnsi="Times New Roman" w:cs="Times New Roman"/>
          <w:b w:val="0"/>
          <w:bCs w:val="0"/>
        </w:rPr>
        <w:t>representing a key</w:t>
      </w:r>
      <w:r w:rsidR="00FC6B3C" w:rsidRPr="00D74451">
        <w:rPr>
          <w:rStyle w:val="Strong"/>
          <w:rFonts w:ascii="Times New Roman" w:hAnsi="Times New Roman" w:cs="Times New Roman"/>
          <w:b w:val="0"/>
          <w:bCs w:val="0"/>
        </w:rPr>
        <w:t xml:space="preserve"> genetic </w:t>
      </w:r>
      <w:r w:rsidR="004E6BE5">
        <w:rPr>
          <w:rStyle w:val="Strong"/>
          <w:rFonts w:ascii="Times New Roman" w:hAnsi="Times New Roman" w:cs="Times New Roman"/>
          <w:b w:val="0"/>
          <w:bCs w:val="0"/>
        </w:rPr>
        <w:t>determinant</w:t>
      </w:r>
      <w:r w:rsidR="00FC6B3C">
        <w:rPr>
          <w:rStyle w:val="Strong"/>
          <w:rFonts w:ascii="Times New Roman" w:hAnsi="Times New Roman" w:cs="Times New Roman"/>
          <w:b w:val="0"/>
          <w:bCs w:val="0"/>
        </w:rPr>
        <w:t xml:space="preserve"> of </w:t>
      </w:r>
      <w:r w:rsidR="004E6BE5" w:rsidRPr="00D74451">
        <w:rPr>
          <w:rStyle w:val="Strong"/>
          <w:rFonts w:ascii="Times New Roman" w:hAnsi="Times New Roman" w:cs="Times New Roman"/>
          <w:b w:val="0"/>
          <w:bCs w:val="0"/>
        </w:rPr>
        <w:t>HI</w:t>
      </w:r>
      <w:r w:rsidR="004E6BE5">
        <w:rPr>
          <w:rStyle w:val="Strong"/>
          <w:rFonts w:ascii="Times New Roman" w:hAnsi="Times New Roman" w:cs="Times New Roman"/>
          <w:b w:val="0"/>
          <w:bCs w:val="0"/>
        </w:rPr>
        <w:t xml:space="preserve"> </w:t>
      </w:r>
      <w:r w:rsidR="00FC6B3C">
        <w:rPr>
          <w:rStyle w:val="Strong"/>
          <w:rFonts w:ascii="Times New Roman" w:hAnsi="Times New Roman" w:cs="Times New Roman"/>
          <w:b w:val="0"/>
          <w:bCs w:val="0"/>
        </w:rPr>
        <w:t>variation</w:t>
      </w:r>
      <w:r w:rsidRPr="00D74451">
        <w:rPr>
          <w:rStyle w:val="Strong"/>
          <w:rFonts w:ascii="Times New Roman" w:hAnsi="Times New Roman" w:cs="Times New Roman"/>
          <w:b w:val="0"/>
          <w:bCs w:val="0"/>
        </w:rPr>
        <w:t>.</w:t>
      </w:r>
    </w:p>
    <w:p w14:paraId="3DD192FC" w14:textId="77777777" w:rsidR="00386912" w:rsidRPr="007F0859" w:rsidRDefault="00386912" w:rsidP="00397594">
      <w:pPr>
        <w:spacing w:line="276" w:lineRule="auto"/>
        <w:jc w:val="both"/>
        <w:rPr>
          <w:rFonts w:ascii="Times New Roman" w:hAnsi="Times New Roman" w:cs="Times New Roman"/>
        </w:rPr>
      </w:pPr>
    </w:p>
    <w:p w14:paraId="32D3A216" w14:textId="33580D94" w:rsidR="00542DCC" w:rsidRPr="007F0859" w:rsidRDefault="00735303" w:rsidP="00542DCC">
      <w:pPr>
        <w:spacing w:line="276" w:lineRule="auto"/>
        <w:rPr>
          <w:rFonts w:ascii="Times New Roman" w:hAnsi="Times New Roman" w:cs="Times New Roman"/>
          <w:b/>
          <w:bCs/>
        </w:rPr>
      </w:pPr>
      <w:r>
        <w:rPr>
          <w:rFonts w:ascii="Times New Roman" w:hAnsi="Times New Roman" w:cs="Times New Roman"/>
          <w:b/>
          <w:bCs/>
        </w:rPr>
        <w:t xml:space="preserve">6 </w:t>
      </w:r>
      <w:r w:rsidR="00542DCC" w:rsidRPr="007F0859">
        <w:rPr>
          <w:rFonts w:ascii="Times New Roman" w:hAnsi="Times New Roman" w:cs="Times New Roman"/>
          <w:b/>
          <w:bCs/>
        </w:rPr>
        <w:t>Environmental impacts on soybean harvest index</w:t>
      </w:r>
    </w:p>
    <w:p w14:paraId="6B49DB5E" w14:textId="0723B8E1" w:rsidR="009F6FA4" w:rsidRPr="009C12AF" w:rsidRDefault="00A70543" w:rsidP="00F073A7">
      <w:pPr>
        <w:spacing w:line="276" w:lineRule="auto"/>
        <w:jc w:val="both"/>
        <w:rPr>
          <w:rFonts w:ascii="Times New Roman" w:hAnsi="Times New Roman" w:cs="Times New Roman"/>
        </w:rPr>
      </w:pPr>
      <w:r w:rsidRPr="009C12AF">
        <w:rPr>
          <w:rFonts w:ascii="Times New Roman" w:hAnsi="Times New Roman" w:cs="Times New Roman"/>
        </w:rPr>
        <w:t xml:space="preserve">High temperatures have a pronounced effect on </w:t>
      </w:r>
      <w:r w:rsidR="008115FA" w:rsidRPr="009C12AF">
        <w:rPr>
          <w:rFonts w:ascii="Times New Roman" w:hAnsi="Times New Roman" w:cs="Times New Roman"/>
        </w:rPr>
        <w:t>soybean</w:t>
      </w:r>
      <w:r w:rsidR="00DC5839" w:rsidRPr="009C12AF">
        <w:rPr>
          <w:rFonts w:ascii="Times New Roman" w:hAnsi="Times New Roman" w:cs="Times New Roman"/>
        </w:rPr>
        <w:t xml:space="preserve"> see</w:t>
      </w:r>
      <w:r w:rsidR="006A2344" w:rsidRPr="009C12AF">
        <w:rPr>
          <w:rFonts w:ascii="Times New Roman" w:hAnsi="Times New Roman" w:cs="Times New Roman"/>
        </w:rPr>
        <w:t>d</w:t>
      </w:r>
      <w:r w:rsidR="008115FA" w:rsidRPr="009C12AF">
        <w:rPr>
          <w:rFonts w:ascii="Times New Roman" w:hAnsi="Times New Roman" w:cs="Times New Roman"/>
        </w:rPr>
        <w:t xml:space="preserve"> </w:t>
      </w:r>
      <w:r w:rsidRPr="009C12AF">
        <w:rPr>
          <w:rFonts w:ascii="Times New Roman" w:hAnsi="Times New Roman" w:cs="Times New Roman"/>
        </w:rPr>
        <w:t>yield and HI</w:t>
      </w:r>
      <w:r w:rsidR="00AB3E7D" w:rsidRPr="009C12AF">
        <w:rPr>
          <w:rFonts w:ascii="Times New Roman" w:hAnsi="Times New Roman" w:cs="Times New Roman"/>
        </w:rPr>
        <w:t xml:space="preserve"> </w:t>
      </w:r>
      <w:r w:rsidR="00DC5839" w:rsidRPr="009C12AF">
        <w:rPr>
          <w:rFonts w:ascii="Times New Roman" w:hAnsi="Times New Roman" w:cs="Times New Roman"/>
        </w:rPr>
        <w:t>when they occur</w:t>
      </w:r>
      <w:r w:rsidRPr="009C12AF">
        <w:rPr>
          <w:rFonts w:ascii="Times New Roman" w:hAnsi="Times New Roman" w:cs="Times New Roman"/>
        </w:rPr>
        <w:t xml:space="preserve"> </w:t>
      </w:r>
      <w:r w:rsidR="007C6ED9" w:rsidRPr="009C12AF">
        <w:rPr>
          <w:rFonts w:ascii="Times New Roman" w:hAnsi="Times New Roman" w:cs="Times New Roman"/>
        </w:rPr>
        <w:t xml:space="preserve">during critical periods such as </w:t>
      </w:r>
      <w:r w:rsidR="00DC5839" w:rsidRPr="009C12AF">
        <w:rPr>
          <w:rFonts w:ascii="Times New Roman" w:hAnsi="Times New Roman" w:cs="Times New Roman"/>
        </w:rPr>
        <w:t>pod seed and see</w:t>
      </w:r>
      <w:r w:rsidR="00D02AE8" w:rsidRPr="009C12AF">
        <w:rPr>
          <w:rFonts w:ascii="Times New Roman" w:hAnsi="Times New Roman" w:cs="Times New Roman"/>
        </w:rPr>
        <w:t xml:space="preserve">d </w:t>
      </w:r>
      <w:r w:rsidR="00254EF4" w:rsidRPr="009C12AF">
        <w:rPr>
          <w:rFonts w:ascii="Times New Roman" w:hAnsi="Times New Roman" w:cs="Times New Roman"/>
        </w:rPr>
        <w:t>filling</w:t>
      </w:r>
      <w:r w:rsidR="007C6ED9" w:rsidRPr="009C12AF">
        <w:rPr>
          <w:rFonts w:ascii="Times New Roman" w:hAnsi="Times New Roman" w:cs="Times New Roman"/>
        </w:rPr>
        <w:t>, by decreasing leaf photosynthesis and accelerating leaf senescence</w:t>
      </w:r>
      <w:r w:rsidR="009F6FA4" w:rsidRPr="009C12AF">
        <w:rPr>
          <w:rFonts w:ascii="Times New Roman" w:hAnsi="Times New Roman" w:cs="Times New Roman"/>
        </w:rPr>
        <w:t xml:space="preserve"> (</w:t>
      </w:r>
      <w:r w:rsidRPr="009C12AF">
        <w:rPr>
          <w:rFonts w:ascii="Times New Roman" w:hAnsi="Times New Roman" w:cs="Times New Roman"/>
        </w:rPr>
        <w:t>Boote et al., 2005</w:t>
      </w:r>
      <w:r w:rsidR="009F6FA4" w:rsidRPr="009C12AF">
        <w:rPr>
          <w:rFonts w:ascii="Times New Roman" w:hAnsi="Times New Roman" w:cs="Times New Roman"/>
        </w:rPr>
        <w:t>)</w:t>
      </w:r>
      <w:r w:rsidR="007C6ED9" w:rsidRPr="009C12AF">
        <w:rPr>
          <w:rFonts w:ascii="Times New Roman" w:hAnsi="Times New Roman" w:cs="Times New Roman"/>
        </w:rPr>
        <w:t>.</w:t>
      </w:r>
      <w:r w:rsidR="00C168DD" w:rsidRPr="009C12AF">
        <w:rPr>
          <w:rFonts w:ascii="Times New Roman" w:hAnsi="Times New Roman" w:cs="Times New Roman"/>
        </w:rPr>
        <w:t xml:space="preserve"> The reproductive stages between R3 and R6 are considered the most critical period for </w:t>
      </w:r>
      <w:r w:rsidR="00D7295D">
        <w:rPr>
          <w:rFonts w:ascii="Times New Roman" w:hAnsi="Times New Roman" w:cs="Times New Roman"/>
        </w:rPr>
        <w:t>seed</w:t>
      </w:r>
      <w:r w:rsidR="00C168DD" w:rsidRPr="009C12AF">
        <w:rPr>
          <w:rFonts w:ascii="Times New Roman" w:hAnsi="Times New Roman" w:cs="Times New Roman"/>
        </w:rPr>
        <w:t xml:space="preserve"> number determination in soybeans (Monzon et al., 2021; Egli and Bruening, 2002). During this period, developing pods and seeds are highly sensitive to environmental stress. Around the R5 stage, newly formed pods must compete with older pods that were established earlier at the R3 stage and act as stronger sinks for assimilates. Consequently, stress imposed at the R5 stage has a greater impact on seed abortion than stress occurring at the R3 stage (Egli and Bruening, 2006). Recent work by Cerrudo and Naeve (2025) further showed that the sensitivity of </w:t>
      </w:r>
      <w:r w:rsidR="00D7295D">
        <w:rPr>
          <w:rFonts w:ascii="Times New Roman" w:hAnsi="Times New Roman" w:cs="Times New Roman"/>
        </w:rPr>
        <w:t>seed</w:t>
      </w:r>
      <w:r w:rsidR="00C168DD" w:rsidRPr="009C12AF">
        <w:rPr>
          <w:rFonts w:ascii="Times New Roman" w:hAnsi="Times New Roman" w:cs="Times New Roman"/>
        </w:rPr>
        <w:t xml:space="preserve"> weight to crop physiological condition extends nearly until the R7 stage, creating an overlap between the critical periods for </w:t>
      </w:r>
      <w:r w:rsidR="00D7295D">
        <w:rPr>
          <w:rFonts w:ascii="Times New Roman" w:hAnsi="Times New Roman" w:cs="Times New Roman"/>
        </w:rPr>
        <w:t>seed</w:t>
      </w:r>
      <w:r w:rsidR="00C168DD" w:rsidRPr="009C12AF">
        <w:rPr>
          <w:rFonts w:ascii="Times New Roman" w:hAnsi="Times New Roman" w:cs="Times New Roman"/>
        </w:rPr>
        <w:t xml:space="preserve"> number and </w:t>
      </w:r>
      <w:r w:rsidR="00D7295D">
        <w:rPr>
          <w:rFonts w:ascii="Times New Roman" w:hAnsi="Times New Roman" w:cs="Times New Roman"/>
        </w:rPr>
        <w:t>seed</w:t>
      </w:r>
      <w:r w:rsidR="00C168DD" w:rsidRPr="009C12AF">
        <w:rPr>
          <w:rFonts w:ascii="Times New Roman" w:hAnsi="Times New Roman" w:cs="Times New Roman"/>
        </w:rPr>
        <w:t xml:space="preserve"> weight determination. When stress occurs between R5.5 and R6, both </w:t>
      </w:r>
      <w:r w:rsidR="00D7295D">
        <w:rPr>
          <w:rFonts w:ascii="Times New Roman" w:hAnsi="Times New Roman" w:cs="Times New Roman"/>
        </w:rPr>
        <w:t>seed</w:t>
      </w:r>
      <w:r w:rsidR="00C168DD" w:rsidRPr="009C12AF">
        <w:rPr>
          <w:rFonts w:ascii="Times New Roman" w:hAnsi="Times New Roman" w:cs="Times New Roman"/>
        </w:rPr>
        <w:t xml:space="preserve"> number and </w:t>
      </w:r>
      <w:r w:rsidR="00D7295D">
        <w:rPr>
          <w:rFonts w:ascii="Times New Roman" w:hAnsi="Times New Roman" w:cs="Times New Roman"/>
        </w:rPr>
        <w:t>seed</w:t>
      </w:r>
      <w:r w:rsidR="00C168DD" w:rsidRPr="009C12AF">
        <w:rPr>
          <w:rFonts w:ascii="Times New Roman" w:hAnsi="Times New Roman" w:cs="Times New Roman"/>
        </w:rPr>
        <w:t xml:space="preserve"> weight can be reduced, representing the peak period of yield sensitivity. In contrast, stress occurring after the R6 stage mainly affects yield through reductions in individual </w:t>
      </w:r>
      <w:r w:rsidR="00D7295D">
        <w:rPr>
          <w:rFonts w:ascii="Times New Roman" w:hAnsi="Times New Roman" w:cs="Times New Roman"/>
        </w:rPr>
        <w:t>seed</w:t>
      </w:r>
      <w:r w:rsidR="00C168DD" w:rsidRPr="009C12AF">
        <w:rPr>
          <w:rFonts w:ascii="Times New Roman" w:hAnsi="Times New Roman" w:cs="Times New Roman"/>
        </w:rPr>
        <w:t xml:space="preserve"> weight rather than </w:t>
      </w:r>
      <w:r w:rsidR="00D7295D">
        <w:rPr>
          <w:rFonts w:ascii="Times New Roman" w:hAnsi="Times New Roman" w:cs="Times New Roman"/>
        </w:rPr>
        <w:t>seed</w:t>
      </w:r>
      <w:r w:rsidR="00C168DD" w:rsidRPr="009C12AF">
        <w:rPr>
          <w:rFonts w:ascii="Times New Roman" w:hAnsi="Times New Roman" w:cs="Times New Roman"/>
        </w:rPr>
        <w:t xml:space="preserve"> number.</w:t>
      </w:r>
      <w:r w:rsidR="00CD46A7" w:rsidRPr="009C12AF">
        <w:rPr>
          <w:rFonts w:ascii="Times New Roman" w:hAnsi="Times New Roman" w:cs="Times New Roman"/>
        </w:rPr>
        <w:t xml:space="preserve"> </w:t>
      </w:r>
      <w:r w:rsidR="00052863" w:rsidRPr="009C12AF">
        <w:rPr>
          <w:rFonts w:ascii="Times New Roman" w:hAnsi="Times New Roman" w:cs="Times New Roman"/>
        </w:rPr>
        <w:t>Several</w:t>
      </w:r>
      <w:r w:rsidR="00E43EDB" w:rsidRPr="009C12AF">
        <w:rPr>
          <w:rFonts w:ascii="Times New Roman" w:hAnsi="Times New Roman" w:cs="Times New Roman"/>
        </w:rPr>
        <w:t xml:space="preserve"> </w:t>
      </w:r>
      <w:r w:rsidR="00052863" w:rsidRPr="009C12AF">
        <w:rPr>
          <w:rFonts w:ascii="Times New Roman" w:hAnsi="Times New Roman" w:cs="Times New Roman"/>
        </w:rPr>
        <w:t>findings</w:t>
      </w:r>
      <w:r w:rsidR="00E43EDB" w:rsidRPr="009C12AF">
        <w:rPr>
          <w:rFonts w:ascii="Times New Roman" w:hAnsi="Times New Roman" w:cs="Times New Roman"/>
        </w:rPr>
        <w:t xml:space="preserve"> have reported soybean yield </w:t>
      </w:r>
      <w:r w:rsidR="00052863" w:rsidRPr="009C12AF">
        <w:rPr>
          <w:rFonts w:ascii="Times New Roman" w:hAnsi="Times New Roman" w:cs="Times New Roman"/>
        </w:rPr>
        <w:t>loss</w:t>
      </w:r>
      <w:r w:rsidR="00E43EDB" w:rsidRPr="009C12AF">
        <w:rPr>
          <w:rFonts w:ascii="Times New Roman" w:hAnsi="Times New Roman" w:cs="Times New Roman"/>
        </w:rPr>
        <w:t xml:space="preserve"> under drought stress (Dogan et al., 2007; Bajaj et al., 2008; Sincik et al., 2008; Sadeghipour </w:t>
      </w:r>
      <w:r w:rsidR="00864A6D">
        <w:rPr>
          <w:rFonts w:ascii="Times New Roman" w:hAnsi="Times New Roman" w:cs="Times New Roman"/>
        </w:rPr>
        <w:t>and</w:t>
      </w:r>
      <w:r w:rsidR="00E43EDB" w:rsidRPr="009C12AF">
        <w:rPr>
          <w:rFonts w:ascii="Times New Roman" w:hAnsi="Times New Roman" w:cs="Times New Roman"/>
        </w:rPr>
        <w:t xml:space="preserve"> Abbasi, 2012</w:t>
      </w:r>
      <w:r w:rsidR="00052863" w:rsidRPr="009C12AF">
        <w:rPr>
          <w:rFonts w:ascii="Times New Roman" w:hAnsi="Times New Roman" w:cs="Times New Roman"/>
        </w:rPr>
        <w:t>)</w:t>
      </w:r>
      <w:r w:rsidR="0090726B" w:rsidRPr="009C12AF">
        <w:rPr>
          <w:rFonts w:ascii="Times New Roman" w:hAnsi="Times New Roman" w:cs="Times New Roman"/>
        </w:rPr>
        <w:t xml:space="preserve"> with substantial </w:t>
      </w:r>
      <w:r w:rsidR="00AB3E7D" w:rsidRPr="009C12AF">
        <w:rPr>
          <w:rFonts w:ascii="Times New Roman" w:hAnsi="Times New Roman" w:cs="Times New Roman"/>
        </w:rPr>
        <w:t>genotypic,</w:t>
      </w:r>
      <w:r w:rsidR="00052863" w:rsidRPr="009C12AF">
        <w:rPr>
          <w:rFonts w:ascii="Times New Roman" w:hAnsi="Times New Roman" w:cs="Times New Roman"/>
        </w:rPr>
        <w:t xml:space="preserve"> </w:t>
      </w:r>
      <w:r w:rsidR="00E43EDB" w:rsidRPr="009C12AF">
        <w:rPr>
          <w:rFonts w:ascii="Times New Roman" w:hAnsi="Times New Roman" w:cs="Times New Roman"/>
        </w:rPr>
        <w:t xml:space="preserve">(Garcia et al., 2010; Maleki et al., 2013; He et al., 2017). </w:t>
      </w:r>
      <w:hyperlink r:id="rId18" w:history="1">
        <w:r w:rsidR="00BF04AD" w:rsidRPr="009C12AF">
          <w:rPr>
            <w:rFonts w:ascii="Times New Roman" w:hAnsi="Times New Roman" w:cs="Times New Roman"/>
            <w:bdr w:val="none" w:sz="0" w:space="0" w:color="auto" w:frame="1"/>
            <w:shd w:val="clear" w:color="auto" w:fill="FFFFFF"/>
          </w:rPr>
          <w:t>Tacarindua et al., (2013</w:t>
        </w:r>
      </w:hyperlink>
      <w:r w:rsidR="00BF04AD" w:rsidRPr="009C12AF">
        <w:rPr>
          <w:rFonts w:ascii="Times New Roman" w:hAnsi="Times New Roman" w:cs="Times New Roman"/>
        </w:rPr>
        <w:t xml:space="preserve">) </w:t>
      </w:r>
      <w:r w:rsidR="00F71461" w:rsidRPr="009C12AF">
        <w:rPr>
          <w:rFonts w:ascii="Times New Roman" w:hAnsi="Times New Roman" w:cs="Times New Roman"/>
        </w:rPr>
        <w:t>confirmed</w:t>
      </w:r>
      <w:r w:rsidR="00BF04AD" w:rsidRPr="009C12AF">
        <w:rPr>
          <w:rFonts w:ascii="Times New Roman" w:hAnsi="Times New Roman" w:cs="Times New Roman"/>
        </w:rPr>
        <w:t xml:space="preserve"> </w:t>
      </w:r>
      <w:r w:rsidR="00F71461" w:rsidRPr="009C12AF">
        <w:rPr>
          <w:rFonts w:ascii="Times New Roman" w:hAnsi="Times New Roman" w:cs="Times New Roman"/>
        </w:rPr>
        <w:t>a line</w:t>
      </w:r>
      <w:r w:rsidR="00845027" w:rsidRPr="009C12AF">
        <w:rPr>
          <w:rFonts w:ascii="Times New Roman" w:hAnsi="Times New Roman" w:cs="Times New Roman"/>
        </w:rPr>
        <w:t>a</w:t>
      </w:r>
      <w:r w:rsidR="00F71461" w:rsidRPr="009C12AF">
        <w:rPr>
          <w:rFonts w:ascii="Times New Roman" w:hAnsi="Times New Roman" w:cs="Times New Roman"/>
        </w:rPr>
        <w:t>r decline in biomass and HI in</w:t>
      </w:r>
      <w:r w:rsidR="00F71461" w:rsidRPr="009C12AF">
        <w:rPr>
          <w:rFonts w:ascii="Times New Roman" w:hAnsi="Times New Roman" w:cs="Times New Roman"/>
          <w:shd w:val="clear" w:color="auto" w:fill="FFFFFF"/>
        </w:rPr>
        <w:t xml:space="preserve"> determinate maturity group IV soybean cultivars</w:t>
      </w:r>
      <w:r w:rsidR="00357ABA" w:rsidRPr="009C12AF">
        <w:rPr>
          <w:rFonts w:ascii="Times New Roman" w:hAnsi="Times New Roman" w:cs="Times New Roman"/>
          <w:shd w:val="clear" w:color="auto" w:fill="FFFFFF"/>
        </w:rPr>
        <w:t xml:space="preserve"> in</w:t>
      </w:r>
      <w:r w:rsidR="00357ABA" w:rsidRPr="009C12AF">
        <w:rPr>
          <w:rFonts w:ascii="Times New Roman" w:hAnsi="Times New Roman" w:cs="Times New Roman"/>
          <w:color w:val="1F1F1F"/>
        </w:rPr>
        <w:t xml:space="preserve"> Temperature gradient chambers (TGCs) experiments</w:t>
      </w:r>
      <w:r w:rsidR="00F71461" w:rsidRPr="009C12AF">
        <w:rPr>
          <w:rFonts w:ascii="Times New Roman" w:hAnsi="Times New Roman" w:cs="Times New Roman"/>
          <w:shd w:val="clear" w:color="auto" w:fill="FFFFFF"/>
        </w:rPr>
        <w:t xml:space="preserve">, as temperature </w:t>
      </w:r>
      <w:r w:rsidR="00845027" w:rsidRPr="009C12AF">
        <w:rPr>
          <w:rFonts w:ascii="Times New Roman" w:hAnsi="Times New Roman" w:cs="Times New Roman"/>
          <w:shd w:val="clear" w:color="auto" w:fill="FFFFFF"/>
        </w:rPr>
        <w:t xml:space="preserve">ranged </w:t>
      </w:r>
      <w:r w:rsidR="00F71461" w:rsidRPr="009C12AF">
        <w:rPr>
          <w:rFonts w:ascii="Times New Roman" w:hAnsi="Times New Roman" w:cs="Times New Roman"/>
          <w:shd w:val="clear" w:color="auto" w:fill="FFFFFF"/>
        </w:rPr>
        <w:t>from 26°C to 30°C.</w:t>
      </w:r>
      <w:r w:rsidR="00F71461" w:rsidRPr="009C12AF">
        <w:rPr>
          <w:rFonts w:ascii="Times New Roman" w:hAnsi="Times New Roman" w:cs="Times New Roman"/>
        </w:rPr>
        <w:t xml:space="preserve"> </w:t>
      </w:r>
      <w:r w:rsidR="00357ABA" w:rsidRPr="009C12AF">
        <w:rPr>
          <w:rFonts w:ascii="Times New Roman" w:hAnsi="Times New Roman" w:cs="Times New Roman"/>
        </w:rPr>
        <w:t>The decline in seed yield was primarily associated with reduced aboveground dry matter, pod number, seed number, and, to a lesser extent, seed size. Smiciklas et al., (1992)</w:t>
      </w:r>
      <w:r w:rsidR="00F71461" w:rsidRPr="009C12AF">
        <w:rPr>
          <w:rFonts w:ascii="Times New Roman" w:hAnsi="Times New Roman" w:cs="Times New Roman"/>
          <w:shd w:val="clear" w:color="auto" w:fill="FFFFFF"/>
        </w:rPr>
        <w:t xml:space="preserve"> </w:t>
      </w:r>
      <w:r w:rsidR="00357ABA" w:rsidRPr="009C12AF">
        <w:rPr>
          <w:rFonts w:ascii="Times New Roman" w:hAnsi="Times New Roman" w:cs="Times New Roman"/>
        </w:rPr>
        <w:t xml:space="preserve">well documented that yield </w:t>
      </w:r>
      <w:r w:rsidR="00E43EDB" w:rsidRPr="009C12AF">
        <w:rPr>
          <w:rFonts w:ascii="Times New Roman" w:hAnsi="Times New Roman" w:cs="Times New Roman"/>
        </w:rPr>
        <w:t xml:space="preserve">reductions under drought have been attributed to several physiological and developmental factors. Some </w:t>
      </w:r>
      <w:r w:rsidR="00E43EDB" w:rsidRPr="009C12AF">
        <w:rPr>
          <w:rFonts w:ascii="Times New Roman" w:hAnsi="Times New Roman" w:cs="Times New Roman"/>
        </w:rPr>
        <w:lastRenderedPageBreak/>
        <w:t xml:space="preserve">studies suggest that drought shortens the seed-filling period, directly limiting assimilate accumulation in seeds and reducing overall seed yield (Smiciklas et al., 1992). Others have indicated that drought stress decreases the number of seeds (Dornbos </w:t>
      </w:r>
      <w:r w:rsidR="001A2AC2">
        <w:rPr>
          <w:rFonts w:ascii="Times New Roman" w:hAnsi="Times New Roman" w:cs="Times New Roman"/>
        </w:rPr>
        <w:t>and</w:t>
      </w:r>
      <w:r w:rsidR="00E43EDB" w:rsidRPr="009C12AF">
        <w:rPr>
          <w:rFonts w:ascii="Times New Roman" w:hAnsi="Times New Roman" w:cs="Times New Roman"/>
        </w:rPr>
        <w:t xml:space="preserve"> Mullen, 1992), pod number </w:t>
      </w:r>
      <w:r w:rsidR="009C3554" w:rsidRPr="009C12AF">
        <w:rPr>
          <w:rFonts w:ascii="Times New Roman" w:hAnsi="Times New Roman" w:cs="Times New Roman"/>
        </w:rPr>
        <w:t xml:space="preserve">or individual seed weight </w:t>
      </w:r>
      <w:r w:rsidR="00E43EDB" w:rsidRPr="009C12AF">
        <w:rPr>
          <w:rFonts w:ascii="Times New Roman" w:hAnsi="Times New Roman" w:cs="Times New Roman"/>
        </w:rPr>
        <w:t>(Atti et al., 2004)</w:t>
      </w:r>
      <w:r w:rsidR="009C3554" w:rsidRPr="009C12AF">
        <w:rPr>
          <w:rFonts w:ascii="Times New Roman" w:hAnsi="Times New Roman" w:cs="Times New Roman"/>
        </w:rPr>
        <w:t>.</w:t>
      </w:r>
      <w:r w:rsidR="00E43EDB" w:rsidRPr="009C12AF">
        <w:rPr>
          <w:rFonts w:ascii="Times New Roman" w:hAnsi="Times New Roman" w:cs="Times New Roman"/>
        </w:rPr>
        <w:t xml:space="preserve"> Collectively, these effects reduce the proportion of total above-ground biomass allocated to seeds, leading to a decline in </w:t>
      </w:r>
      <w:r w:rsidR="004034BA" w:rsidRPr="009C12AF">
        <w:rPr>
          <w:rStyle w:val="Strong"/>
          <w:rFonts w:ascii="Times New Roman" w:hAnsi="Times New Roman" w:cs="Times New Roman"/>
          <w:b w:val="0"/>
          <w:bCs w:val="0"/>
        </w:rPr>
        <w:t>HI</w:t>
      </w:r>
      <w:r w:rsidR="000B3928" w:rsidRPr="009C12AF">
        <w:rPr>
          <w:rFonts w:ascii="Times New Roman" w:hAnsi="Times New Roman" w:cs="Times New Roman"/>
        </w:rPr>
        <w:t>.</w:t>
      </w:r>
      <w:r w:rsidR="0043768E" w:rsidRPr="009C12AF">
        <w:rPr>
          <w:rFonts w:ascii="Times New Roman" w:hAnsi="Times New Roman" w:cs="Times New Roman"/>
        </w:rPr>
        <w:t xml:space="preserve"> </w:t>
      </w:r>
    </w:p>
    <w:p w14:paraId="1510ACBB" w14:textId="61E75503" w:rsidR="00F073A7" w:rsidRDefault="001C4EE5" w:rsidP="00F073A7">
      <w:pPr>
        <w:spacing w:line="276" w:lineRule="auto"/>
        <w:jc w:val="both"/>
        <w:rPr>
          <w:rFonts w:ascii="Times New Roman" w:hAnsi="Times New Roman" w:cs="Times New Roman"/>
        </w:rPr>
      </w:pPr>
      <w:r w:rsidRPr="001C4EE5">
        <w:rPr>
          <w:rFonts w:ascii="Times New Roman" w:hAnsi="Times New Roman" w:cs="Times New Roman"/>
        </w:rPr>
        <w:t xml:space="preserve">Kane et al. (1997) determined that, in the absence of significant </w:t>
      </w:r>
      <w:r w:rsidRPr="00346BBC">
        <w:rPr>
          <w:rFonts w:ascii="Times New Roman" w:hAnsi="Times New Roman" w:cs="Times New Roman"/>
        </w:rPr>
        <w:t>moisture stress</w:t>
      </w:r>
      <w:r w:rsidRPr="001C4EE5">
        <w:rPr>
          <w:rFonts w:ascii="Times New Roman" w:hAnsi="Times New Roman" w:cs="Times New Roman"/>
        </w:rPr>
        <w:t>, temperature was the key environmental factor restricting soybean yield</w:t>
      </w:r>
      <w:r w:rsidR="00560EB2" w:rsidRPr="001C4EE5">
        <w:rPr>
          <w:rFonts w:ascii="Times New Roman" w:hAnsi="Times New Roman" w:cs="Times New Roman"/>
        </w:rPr>
        <w:t xml:space="preserve"> on MG 00-IV</w:t>
      </w:r>
      <w:r w:rsidR="00560EB2" w:rsidRPr="007F0859">
        <w:rPr>
          <w:rFonts w:ascii="Times New Roman" w:hAnsi="Times New Roman" w:cs="Times New Roman"/>
        </w:rPr>
        <w:t xml:space="preserve"> soybeans in </w:t>
      </w:r>
      <w:r w:rsidR="0062613D" w:rsidRPr="007F0859">
        <w:rPr>
          <w:rFonts w:ascii="Times New Roman" w:hAnsi="Times New Roman" w:cs="Times New Roman"/>
        </w:rPr>
        <w:t>Kentucky.</w:t>
      </w:r>
      <w:r w:rsidR="00B26E0D" w:rsidRPr="007F0859">
        <w:rPr>
          <w:rFonts w:ascii="Times New Roman" w:hAnsi="Times New Roman" w:cs="Times New Roman"/>
        </w:rPr>
        <w:t xml:space="preserve"> </w:t>
      </w:r>
      <w:r w:rsidR="005E38D0" w:rsidRPr="007F0859">
        <w:rPr>
          <w:rFonts w:ascii="Times New Roman" w:hAnsi="Times New Roman" w:cs="Times New Roman"/>
        </w:rPr>
        <w:t xml:space="preserve">Several studies </w:t>
      </w:r>
      <w:r w:rsidR="0062613D" w:rsidRPr="007F0859">
        <w:rPr>
          <w:rFonts w:ascii="Times New Roman" w:hAnsi="Times New Roman" w:cs="Times New Roman"/>
        </w:rPr>
        <w:t>(Chen et al., 20</w:t>
      </w:r>
      <w:r w:rsidR="00D842D8">
        <w:rPr>
          <w:rFonts w:ascii="Times New Roman" w:hAnsi="Times New Roman" w:cs="Times New Roman"/>
        </w:rPr>
        <w:t>22</w:t>
      </w:r>
      <w:r w:rsidR="0062613D" w:rsidRPr="007F0859">
        <w:rPr>
          <w:rFonts w:ascii="Times New Roman" w:hAnsi="Times New Roman" w:cs="Times New Roman"/>
        </w:rPr>
        <w:t>, Kirnak et al., 2008; Jin et al., 2006; Frederick et al., 1991; Brevedan and Egli, 2003)</w:t>
      </w:r>
      <w:r w:rsidR="0062613D">
        <w:rPr>
          <w:rFonts w:ascii="Times New Roman" w:hAnsi="Times New Roman" w:cs="Times New Roman"/>
        </w:rPr>
        <w:t xml:space="preserve"> </w:t>
      </w:r>
      <w:r w:rsidR="005E38D0" w:rsidRPr="007F0859">
        <w:rPr>
          <w:rFonts w:ascii="Times New Roman" w:hAnsi="Times New Roman" w:cs="Times New Roman"/>
        </w:rPr>
        <w:t xml:space="preserve">have confirmed that variations in temperature and </w:t>
      </w:r>
      <w:r w:rsidR="004C3B5C" w:rsidRPr="007F0859">
        <w:rPr>
          <w:rFonts w:ascii="Times New Roman" w:hAnsi="Times New Roman" w:cs="Times New Roman"/>
        </w:rPr>
        <w:t>water stress</w:t>
      </w:r>
      <w:r w:rsidR="0009629E" w:rsidRPr="007F0859">
        <w:rPr>
          <w:rFonts w:ascii="Times New Roman" w:hAnsi="Times New Roman" w:cs="Times New Roman"/>
        </w:rPr>
        <w:t xml:space="preserve"> during </w:t>
      </w:r>
      <w:r w:rsidR="005E38D0" w:rsidRPr="007F0859">
        <w:rPr>
          <w:rFonts w:ascii="Times New Roman" w:hAnsi="Times New Roman" w:cs="Times New Roman"/>
        </w:rPr>
        <w:t>flowering (R1–R</w:t>
      </w:r>
      <w:r w:rsidR="00EB4957" w:rsidRPr="007F0859">
        <w:rPr>
          <w:rFonts w:ascii="Times New Roman" w:hAnsi="Times New Roman" w:cs="Times New Roman"/>
        </w:rPr>
        <w:t>2</w:t>
      </w:r>
      <w:r w:rsidR="005E38D0" w:rsidRPr="007F0859">
        <w:rPr>
          <w:rFonts w:ascii="Times New Roman" w:hAnsi="Times New Roman" w:cs="Times New Roman"/>
        </w:rPr>
        <w:t>) and pod-set (R3–R</w:t>
      </w:r>
      <w:r w:rsidR="00EB4957" w:rsidRPr="007F0859">
        <w:rPr>
          <w:rFonts w:ascii="Times New Roman" w:hAnsi="Times New Roman" w:cs="Times New Roman"/>
        </w:rPr>
        <w:t>4</w:t>
      </w:r>
      <w:r w:rsidR="005E38D0" w:rsidRPr="007F0859">
        <w:rPr>
          <w:rFonts w:ascii="Times New Roman" w:hAnsi="Times New Roman" w:cs="Times New Roman"/>
        </w:rPr>
        <w:t>)</w:t>
      </w:r>
      <w:r w:rsidR="0009629E" w:rsidRPr="007F0859">
        <w:rPr>
          <w:rFonts w:ascii="Times New Roman" w:hAnsi="Times New Roman" w:cs="Times New Roman"/>
        </w:rPr>
        <w:t xml:space="preserve"> have detrimental effects on </w:t>
      </w:r>
      <w:r w:rsidR="00EB4957" w:rsidRPr="007F0859">
        <w:rPr>
          <w:rFonts w:ascii="Times New Roman" w:hAnsi="Times New Roman" w:cs="Times New Roman"/>
        </w:rPr>
        <w:t>reproductive</w:t>
      </w:r>
      <w:r w:rsidR="0009629E" w:rsidRPr="007F0859">
        <w:rPr>
          <w:rFonts w:ascii="Times New Roman" w:hAnsi="Times New Roman" w:cs="Times New Roman"/>
        </w:rPr>
        <w:t xml:space="preserve"> growth, leaf water content, and chlorophyll </w:t>
      </w:r>
      <w:r w:rsidR="00534EA1">
        <w:rPr>
          <w:rFonts w:ascii="Times New Roman" w:hAnsi="Times New Roman" w:cs="Times New Roman"/>
        </w:rPr>
        <w:t>content</w:t>
      </w:r>
      <w:r w:rsidR="0009629E" w:rsidRPr="007F0859">
        <w:rPr>
          <w:rFonts w:ascii="Times New Roman" w:hAnsi="Times New Roman" w:cs="Times New Roman"/>
        </w:rPr>
        <w:t>, resulting in reduced shoot biomass and lower seed yield</w:t>
      </w:r>
      <w:r w:rsidR="005E38D0" w:rsidRPr="007F0859">
        <w:rPr>
          <w:rFonts w:ascii="Times New Roman" w:hAnsi="Times New Roman" w:cs="Times New Roman"/>
        </w:rPr>
        <w:t xml:space="preserve"> stages</w:t>
      </w:r>
      <w:r w:rsidR="004924EF" w:rsidRPr="007F0859">
        <w:rPr>
          <w:rFonts w:ascii="Times New Roman" w:hAnsi="Times New Roman" w:cs="Times New Roman"/>
        </w:rPr>
        <w:t>.</w:t>
      </w:r>
      <w:r w:rsidR="0043768E" w:rsidRPr="0043768E">
        <w:rPr>
          <w:rFonts w:ascii="Times New Roman" w:hAnsi="Times New Roman" w:cs="Times New Roman"/>
        </w:rPr>
        <w:t xml:space="preserve"> </w:t>
      </w:r>
      <w:r w:rsidR="0043768E" w:rsidRPr="00D10944">
        <w:rPr>
          <w:rFonts w:ascii="Times New Roman" w:hAnsi="Times New Roman" w:cs="Times New Roman"/>
        </w:rPr>
        <w:t xml:space="preserve">Freezing temperatures also can lead to flower or seed abortion, resulting in a substantial decline in </w:t>
      </w:r>
      <w:r w:rsidR="008F3E91">
        <w:rPr>
          <w:rFonts w:ascii="Times New Roman" w:hAnsi="Times New Roman" w:cs="Times New Roman"/>
        </w:rPr>
        <w:t>HI</w:t>
      </w:r>
      <w:r w:rsidR="0043768E" w:rsidRPr="00D10944">
        <w:rPr>
          <w:rFonts w:ascii="Times New Roman" w:hAnsi="Times New Roman" w:cs="Times New Roman"/>
        </w:rPr>
        <w:t xml:space="preserve"> (Unkovich et al. 2010, Dolferus et al., 2011; Ugarte et al., 2007, Siebert et al., </w:t>
      </w:r>
      <w:r w:rsidR="0043768E" w:rsidRPr="00AA3207">
        <w:rPr>
          <w:rFonts w:ascii="Times New Roman" w:hAnsi="Times New Roman" w:cs="Times New Roman"/>
        </w:rPr>
        <w:t xml:space="preserve">2014). </w:t>
      </w:r>
      <w:r w:rsidR="004924EF" w:rsidRPr="00AA3207">
        <w:rPr>
          <w:rFonts w:ascii="Times New Roman" w:hAnsi="Times New Roman" w:cs="Times New Roman"/>
        </w:rPr>
        <w:t xml:space="preserve"> </w:t>
      </w:r>
      <w:r w:rsidR="001537C7" w:rsidRPr="00AA3207">
        <w:rPr>
          <w:rFonts w:ascii="Times New Roman" w:hAnsi="Times New Roman" w:cs="Times New Roman"/>
        </w:rPr>
        <w:t>Moosavi et al. (2011)</w:t>
      </w:r>
      <w:r w:rsidR="00491B46" w:rsidRPr="00AA3207">
        <w:rPr>
          <w:rFonts w:ascii="Times New Roman" w:hAnsi="Times New Roman" w:cs="Times New Roman"/>
        </w:rPr>
        <w:t xml:space="preserve"> </w:t>
      </w:r>
      <w:r w:rsidR="004924EF" w:rsidRPr="00AA3207">
        <w:rPr>
          <w:rFonts w:ascii="Times New Roman" w:hAnsi="Times New Roman" w:cs="Times New Roman"/>
        </w:rPr>
        <w:t xml:space="preserve">found that, planting date significantly affects soybean </w:t>
      </w:r>
      <w:r w:rsidR="001A2AC2">
        <w:rPr>
          <w:rFonts w:ascii="Times New Roman" w:hAnsi="Times New Roman" w:cs="Times New Roman"/>
        </w:rPr>
        <w:t>HI</w:t>
      </w:r>
      <w:r w:rsidR="008F3E91" w:rsidRPr="008F3E91">
        <w:rPr>
          <w:rFonts w:ascii="Times New Roman" w:hAnsi="Times New Roman" w:cs="Times New Roman"/>
        </w:rPr>
        <w:t xml:space="preserve"> </w:t>
      </w:r>
      <w:r w:rsidR="008F3E91" w:rsidRPr="00AA3207">
        <w:rPr>
          <w:rFonts w:ascii="Times New Roman" w:hAnsi="Times New Roman" w:cs="Times New Roman"/>
        </w:rPr>
        <w:t>in Iran</w:t>
      </w:r>
      <w:r w:rsidR="004924EF" w:rsidRPr="00AA3207">
        <w:rPr>
          <w:rFonts w:ascii="Times New Roman" w:hAnsi="Times New Roman" w:cs="Times New Roman"/>
        </w:rPr>
        <w:t xml:space="preserve">, with </w:t>
      </w:r>
      <w:r w:rsidR="00AA3207" w:rsidRPr="00AA3207">
        <w:rPr>
          <w:rFonts w:ascii="Times New Roman" w:hAnsi="Times New Roman" w:cs="Times New Roman"/>
        </w:rPr>
        <w:t>delayed</w:t>
      </w:r>
      <w:r w:rsidR="004924EF" w:rsidRPr="00AA3207">
        <w:rPr>
          <w:rFonts w:ascii="Times New Roman" w:hAnsi="Times New Roman" w:cs="Times New Roman"/>
        </w:rPr>
        <w:t xml:space="preserve"> spring plantings in cold climates </w:t>
      </w:r>
      <w:r w:rsidR="00534EA1">
        <w:rPr>
          <w:rFonts w:ascii="Times New Roman" w:hAnsi="Times New Roman" w:cs="Times New Roman"/>
        </w:rPr>
        <w:t>limiting</w:t>
      </w:r>
      <w:r w:rsidR="00534EA1" w:rsidRPr="00AA3207">
        <w:rPr>
          <w:rFonts w:ascii="Times New Roman" w:hAnsi="Times New Roman" w:cs="Times New Roman"/>
        </w:rPr>
        <w:t xml:space="preserve"> </w:t>
      </w:r>
      <w:r w:rsidR="004924EF" w:rsidRPr="00AA3207">
        <w:rPr>
          <w:rFonts w:ascii="Times New Roman" w:hAnsi="Times New Roman" w:cs="Times New Roman"/>
        </w:rPr>
        <w:t>growth</w:t>
      </w:r>
      <w:r w:rsidR="008F3E91">
        <w:rPr>
          <w:rFonts w:ascii="Times New Roman" w:hAnsi="Times New Roman" w:cs="Times New Roman"/>
        </w:rPr>
        <w:t xml:space="preserve"> and</w:t>
      </w:r>
      <w:r w:rsidR="004924EF" w:rsidRPr="00AA3207">
        <w:rPr>
          <w:rFonts w:ascii="Times New Roman" w:hAnsi="Times New Roman" w:cs="Times New Roman"/>
        </w:rPr>
        <w:t xml:space="preserve"> </w:t>
      </w:r>
      <w:r w:rsidR="00534EA1">
        <w:rPr>
          <w:rFonts w:ascii="Times New Roman" w:hAnsi="Times New Roman" w:cs="Times New Roman"/>
        </w:rPr>
        <w:t>reducing</w:t>
      </w:r>
      <w:r w:rsidR="00534EA1" w:rsidRPr="00AA3207">
        <w:rPr>
          <w:rFonts w:ascii="Times New Roman" w:hAnsi="Times New Roman" w:cs="Times New Roman"/>
        </w:rPr>
        <w:t xml:space="preserve"> </w:t>
      </w:r>
      <w:r w:rsidR="004924EF" w:rsidRPr="00AA3207">
        <w:rPr>
          <w:rFonts w:ascii="Times New Roman" w:hAnsi="Times New Roman" w:cs="Times New Roman"/>
        </w:rPr>
        <w:t>biomass production</w:t>
      </w:r>
      <w:r w:rsidR="008F3E91">
        <w:rPr>
          <w:rFonts w:ascii="Times New Roman" w:hAnsi="Times New Roman" w:cs="Times New Roman"/>
        </w:rPr>
        <w:t xml:space="preserve"> with</w:t>
      </w:r>
      <w:r w:rsidR="004924EF" w:rsidRPr="00AA3207">
        <w:rPr>
          <w:rFonts w:ascii="Times New Roman" w:hAnsi="Times New Roman" w:cs="Times New Roman"/>
        </w:rPr>
        <w:t xml:space="preserve"> lowering </w:t>
      </w:r>
      <w:r w:rsidR="00534EA1">
        <w:rPr>
          <w:rFonts w:ascii="Times New Roman" w:hAnsi="Times New Roman" w:cs="Times New Roman"/>
        </w:rPr>
        <w:t>HI</w:t>
      </w:r>
      <w:r w:rsidR="006A1325" w:rsidRPr="00AA3207">
        <w:rPr>
          <w:rFonts w:ascii="Times New Roman" w:hAnsi="Times New Roman" w:cs="Times New Roman"/>
        </w:rPr>
        <w:t>.</w:t>
      </w:r>
      <w:r w:rsidR="006E2418" w:rsidRPr="00AA3207">
        <w:rPr>
          <w:rFonts w:ascii="Times New Roman" w:hAnsi="Times New Roman" w:cs="Times New Roman"/>
        </w:rPr>
        <w:t xml:space="preserve"> </w:t>
      </w:r>
      <w:r w:rsidR="00AA3207" w:rsidRPr="00AA3207">
        <w:rPr>
          <w:rFonts w:ascii="Times New Roman" w:hAnsi="Times New Roman" w:cs="Times New Roman"/>
        </w:rPr>
        <w:t xml:space="preserve">low temperatures during flowering and seed filling </w:t>
      </w:r>
      <w:r w:rsidR="00120A81" w:rsidRPr="00AA3207">
        <w:rPr>
          <w:rFonts w:ascii="Times New Roman" w:hAnsi="Times New Roman" w:cs="Times New Roman"/>
        </w:rPr>
        <w:t>impair</w:t>
      </w:r>
      <w:r w:rsidR="00120A81">
        <w:rPr>
          <w:rFonts w:ascii="Times New Roman" w:hAnsi="Times New Roman" w:cs="Times New Roman"/>
        </w:rPr>
        <w:t>ed</w:t>
      </w:r>
      <w:r w:rsidR="00AA3207" w:rsidRPr="00AA3207">
        <w:rPr>
          <w:rFonts w:ascii="Times New Roman" w:hAnsi="Times New Roman" w:cs="Times New Roman"/>
        </w:rPr>
        <w:t xml:space="preserve"> pollen viability, pod set, and seed development, thereby failing reproductive sink strength. Furthermore, late planting often exposes soybean plants to terminal cold stress and reduced </w:t>
      </w:r>
      <w:r w:rsidR="00BD19BA">
        <w:rPr>
          <w:rFonts w:ascii="Times New Roman" w:hAnsi="Times New Roman" w:cs="Times New Roman"/>
        </w:rPr>
        <w:t>solar</w:t>
      </w:r>
      <w:r w:rsidR="00BD19BA" w:rsidRPr="00AA3207">
        <w:rPr>
          <w:rFonts w:ascii="Times New Roman" w:hAnsi="Times New Roman" w:cs="Times New Roman"/>
        </w:rPr>
        <w:t xml:space="preserve"> radiation</w:t>
      </w:r>
      <w:r w:rsidR="00E4719E">
        <w:rPr>
          <w:rFonts w:ascii="Times New Roman" w:hAnsi="Times New Roman" w:cs="Times New Roman"/>
        </w:rPr>
        <w:t xml:space="preserve"> availability</w:t>
      </w:r>
      <w:r w:rsidR="0035473A">
        <w:rPr>
          <w:rFonts w:ascii="Times New Roman" w:hAnsi="Times New Roman" w:cs="Times New Roman"/>
        </w:rPr>
        <w:t>.</w:t>
      </w:r>
      <w:r w:rsidR="00050D96">
        <w:rPr>
          <w:rFonts w:ascii="Times New Roman" w:hAnsi="Times New Roman" w:cs="Times New Roman"/>
        </w:rPr>
        <w:t xml:space="preserve"> </w:t>
      </w:r>
      <w:r w:rsidR="00AB04B7" w:rsidRPr="00AA3207">
        <w:rPr>
          <w:rFonts w:ascii="Times New Roman" w:hAnsi="Times New Roman" w:cs="Times New Roman"/>
        </w:rPr>
        <w:t xml:space="preserve">Zhang et al. (2001) </w:t>
      </w:r>
      <w:r w:rsidR="0008647D" w:rsidRPr="00AA3207">
        <w:rPr>
          <w:rFonts w:ascii="Times New Roman" w:hAnsi="Times New Roman" w:cs="Times New Roman"/>
        </w:rPr>
        <w:t xml:space="preserve">reported </w:t>
      </w:r>
      <w:r w:rsidR="00AB04B7" w:rsidRPr="00AA3207">
        <w:rPr>
          <w:rFonts w:ascii="Times New Roman" w:hAnsi="Times New Roman" w:cs="Times New Roman"/>
        </w:rPr>
        <w:t xml:space="preserve">that longer photoperiods along with lower temperatures extended the vegetative phase in soybean, delaying the transition to reproductive </w:t>
      </w:r>
      <w:r w:rsidR="00757936">
        <w:rPr>
          <w:rFonts w:ascii="Times New Roman" w:hAnsi="Times New Roman" w:cs="Times New Roman"/>
        </w:rPr>
        <w:t>phase</w:t>
      </w:r>
      <w:r w:rsidR="00AB04B7" w:rsidRPr="00AA3207">
        <w:rPr>
          <w:rFonts w:ascii="Times New Roman" w:hAnsi="Times New Roman" w:cs="Times New Roman"/>
        </w:rPr>
        <w:t>. Delay</w:t>
      </w:r>
      <w:r w:rsidR="00765073" w:rsidRPr="00AA3207">
        <w:rPr>
          <w:rFonts w:ascii="Times New Roman" w:hAnsi="Times New Roman" w:cs="Times New Roman"/>
        </w:rPr>
        <w:t>s</w:t>
      </w:r>
      <w:r w:rsidR="00AB04B7" w:rsidRPr="00AA3207">
        <w:rPr>
          <w:rFonts w:ascii="Times New Roman" w:hAnsi="Times New Roman" w:cs="Times New Roman"/>
        </w:rPr>
        <w:t xml:space="preserve"> in flowering </w:t>
      </w:r>
      <w:r w:rsidR="00765073" w:rsidRPr="00AA3207">
        <w:rPr>
          <w:rFonts w:ascii="Times New Roman" w:hAnsi="Times New Roman" w:cs="Times New Roman"/>
        </w:rPr>
        <w:t xml:space="preserve">are </w:t>
      </w:r>
      <w:r w:rsidR="00883F52" w:rsidRPr="00AA3207">
        <w:rPr>
          <w:rFonts w:ascii="Times New Roman" w:hAnsi="Times New Roman" w:cs="Times New Roman"/>
        </w:rPr>
        <w:t>also</w:t>
      </w:r>
      <w:r w:rsidR="0062613D" w:rsidRPr="00AA3207">
        <w:rPr>
          <w:rFonts w:ascii="Times New Roman" w:hAnsi="Times New Roman" w:cs="Times New Roman"/>
        </w:rPr>
        <w:t xml:space="preserve"> </w:t>
      </w:r>
      <w:r w:rsidR="00AB04B7" w:rsidRPr="00AA3207">
        <w:rPr>
          <w:rFonts w:ascii="Times New Roman" w:hAnsi="Times New Roman" w:cs="Times New Roman"/>
        </w:rPr>
        <w:t xml:space="preserve">associated with a reduction in </w:t>
      </w:r>
      <w:r w:rsidR="001A2AC2">
        <w:rPr>
          <w:rFonts w:ascii="Times New Roman" w:hAnsi="Times New Roman" w:cs="Times New Roman"/>
        </w:rPr>
        <w:t>HI</w:t>
      </w:r>
      <w:r w:rsidR="00765073" w:rsidRPr="00AA3207">
        <w:rPr>
          <w:rFonts w:ascii="Times New Roman" w:hAnsi="Times New Roman" w:cs="Times New Roman"/>
        </w:rPr>
        <w:t>, as a significant proportion of</w:t>
      </w:r>
      <w:r w:rsidR="00765073">
        <w:rPr>
          <w:rFonts w:ascii="Times New Roman" w:hAnsi="Times New Roman" w:cs="Times New Roman"/>
        </w:rPr>
        <w:t xml:space="preserve"> assimilates is allocated to vegetative structures rather than seed production.</w:t>
      </w:r>
      <w:r w:rsidR="00AB04B7" w:rsidRPr="00AB04B7">
        <w:rPr>
          <w:rFonts w:ascii="Times New Roman" w:hAnsi="Times New Roman" w:cs="Times New Roman"/>
        </w:rPr>
        <w:t xml:space="preserve"> </w:t>
      </w:r>
      <w:r w:rsidR="00765073" w:rsidRPr="00AB04B7">
        <w:rPr>
          <w:rFonts w:ascii="Times New Roman" w:hAnsi="Times New Roman" w:cs="Times New Roman"/>
        </w:rPr>
        <w:t>Furthermore</w:t>
      </w:r>
      <w:r w:rsidR="00AB04B7" w:rsidRPr="00AB04B7">
        <w:rPr>
          <w:rFonts w:ascii="Times New Roman" w:hAnsi="Times New Roman" w:cs="Times New Roman"/>
        </w:rPr>
        <w:t>, the study showed that later-maturing cultivars (MG VIII) experienced a more pronounced extension of the vegetative period than earlier-maturing cultivars (MG V), further impacting the timing of reproductive development and the distribution of biomass between vegetative structures and seed formation</w:t>
      </w:r>
      <w:r w:rsidR="00767C25">
        <w:rPr>
          <w:rFonts w:ascii="Times New Roman" w:hAnsi="Times New Roman" w:cs="Times New Roman"/>
        </w:rPr>
        <w:t>.</w:t>
      </w:r>
    </w:p>
    <w:p w14:paraId="72FA3604" w14:textId="628407FD" w:rsidR="00820481" w:rsidRDefault="00735303" w:rsidP="00703B70">
      <w:pPr>
        <w:rPr>
          <w:rFonts w:ascii="Times New Roman" w:hAnsi="Times New Roman" w:cs="Times New Roman"/>
          <w:b/>
          <w:bCs/>
        </w:rPr>
      </w:pPr>
      <w:r w:rsidRPr="008F01EC">
        <w:rPr>
          <w:rFonts w:ascii="Times New Roman" w:hAnsi="Times New Roman" w:cs="Times New Roman"/>
          <w:b/>
          <w:bCs/>
        </w:rPr>
        <w:t xml:space="preserve">7 </w:t>
      </w:r>
      <w:r w:rsidR="00ED33E1">
        <w:rPr>
          <w:rFonts w:ascii="Times New Roman" w:hAnsi="Times New Roman" w:cs="Times New Roman"/>
          <w:b/>
          <w:bCs/>
        </w:rPr>
        <w:t>Conclusion</w:t>
      </w:r>
      <w:r w:rsidR="00DF62E7" w:rsidRPr="008F01EC">
        <w:rPr>
          <w:rFonts w:ascii="Times New Roman" w:hAnsi="Times New Roman" w:cs="Times New Roman"/>
          <w:b/>
          <w:bCs/>
        </w:rPr>
        <w:t xml:space="preserve"> </w:t>
      </w:r>
    </w:p>
    <w:p w14:paraId="1E4A0D7F" w14:textId="52C4F2F7" w:rsidR="006D40EE" w:rsidRPr="00BA2A4C" w:rsidRDefault="00FF74D6" w:rsidP="006D40EE">
      <w:pPr>
        <w:jc w:val="both"/>
        <w:rPr>
          <w:rFonts w:ascii="Times New Roman" w:hAnsi="Times New Roman" w:cs="Times New Roman"/>
          <w:b/>
          <w:bCs/>
        </w:rPr>
      </w:pPr>
      <w:r w:rsidRPr="00BA2A4C">
        <w:rPr>
          <w:rFonts w:ascii="Times New Roman" w:hAnsi="Times New Roman" w:cs="Times New Roman"/>
        </w:rPr>
        <w:t>Th</w:t>
      </w:r>
      <w:r w:rsidR="00E63C0F" w:rsidRPr="00BA2A4C">
        <w:rPr>
          <w:rFonts w:ascii="Times New Roman" w:hAnsi="Times New Roman" w:cs="Times New Roman"/>
        </w:rPr>
        <w:t>e present</w:t>
      </w:r>
      <w:r w:rsidRPr="00BA2A4C">
        <w:rPr>
          <w:rFonts w:ascii="Times New Roman" w:hAnsi="Times New Roman" w:cs="Times New Roman"/>
        </w:rPr>
        <w:t xml:space="preserve"> study aimed to develop more consistent methodological perspective to improve undressing factors affecting HI to support research efforts to maximize soybean yield potential. </w:t>
      </w:r>
      <w:r w:rsidR="00B05513" w:rsidRPr="00BA2A4C">
        <w:rPr>
          <w:rFonts w:ascii="Times New Roman" w:hAnsi="Times New Roman" w:cs="Times New Roman"/>
        </w:rPr>
        <w:t xml:space="preserve">HI made significant progress from a simple ratio of </w:t>
      </w:r>
      <w:r w:rsidR="00D7295D">
        <w:rPr>
          <w:rFonts w:ascii="Times New Roman" w:hAnsi="Times New Roman" w:cs="Times New Roman"/>
        </w:rPr>
        <w:t>seed</w:t>
      </w:r>
      <w:r w:rsidR="00B05513" w:rsidRPr="00BA2A4C">
        <w:rPr>
          <w:rFonts w:ascii="Times New Roman" w:hAnsi="Times New Roman" w:cs="Times New Roman"/>
        </w:rPr>
        <w:t xml:space="preserve"> yield over biomass to a more comprehensive indicator of crop productivity and </w:t>
      </w:r>
      <w:r w:rsidR="00D37C9A" w:rsidRPr="00BA2A4C">
        <w:rPr>
          <w:rFonts w:ascii="Times New Roman" w:hAnsi="Times New Roman" w:cs="Times New Roman"/>
        </w:rPr>
        <w:t>biomass partitioning</w:t>
      </w:r>
      <w:r w:rsidR="00B05513" w:rsidRPr="00BA2A4C">
        <w:rPr>
          <w:rFonts w:ascii="Times New Roman" w:hAnsi="Times New Roman" w:cs="Times New Roman"/>
        </w:rPr>
        <w:t xml:space="preserve">. </w:t>
      </w:r>
      <w:r w:rsidR="00D37C9A" w:rsidRPr="00BA2A4C">
        <w:rPr>
          <w:rFonts w:ascii="Times New Roman" w:hAnsi="Times New Roman" w:cs="Times New Roman"/>
        </w:rPr>
        <w:t>However</w:t>
      </w:r>
      <w:r w:rsidR="006D40EE" w:rsidRPr="00BA2A4C">
        <w:rPr>
          <w:rFonts w:ascii="Times New Roman" w:hAnsi="Times New Roman" w:cs="Times New Roman"/>
        </w:rPr>
        <w:t xml:space="preserve">, inconsistencies in methodologies and </w:t>
      </w:r>
      <w:r w:rsidR="002E6471">
        <w:rPr>
          <w:rFonts w:ascii="Times New Roman" w:hAnsi="Times New Roman" w:cs="Times New Roman"/>
        </w:rPr>
        <w:t>diverse</w:t>
      </w:r>
      <w:r w:rsidR="006D40EE" w:rsidRPr="00BA2A4C">
        <w:rPr>
          <w:rFonts w:ascii="Times New Roman" w:hAnsi="Times New Roman" w:cs="Times New Roman"/>
        </w:rPr>
        <w:t xml:space="preserve"> results highlight the need for greater methodological consistency. Integrating existing approaches and meta-analysis demonstrated that HI is a complex characteristic affected by interaction of genetic traits, environmental condition</w:t>
      </w:r>
      <w:r w:rsidR="00CD1347" w:rsidRPr="00BA2A4C">
        <w:rPr>
          <w:rFonts w:ascii="Times New Roman" w:hAnsi="Times New Roman" w:cs="Times New Roman"/>
        </w:rPr>
        <w:t>s</w:t>
      </w:r>
      <w:r w:rsidR="006D40EE" w:rsidRPr="00BA2A4C">
        <w:rPr>
          <w:rFonts w:ascii="Times New Roman" w:hAnsi="Times New Roman" w:cs="Times New Roman"/>
        </w:rPr>
        <w:t xml:space="preserve"> and management practices. </w:t>
      </w:r>
      <w:r w:rsidR="00E63C0F" w:rsidRPr="00BA2A4C">
        <w:rPr>
          <w:rFonts w:ascii="Times New Roman" w:hAnsi="Times New Roman" w:cs="Times New Roman"/>
        </w:rPr>
        <w:t xml:space="preserve">These findings emphasize the importance of adopting standardized HI measurement protocols </w:t>
      </w:r>
      <w:r w:rsidR="0027162C" w:rsidRPr="00BA2A4C">
        <w:rPr>
          <w:rFonts w:ascii="Times New Roman" w:hAnsi="Times New Roman" w:cs="Times New Roman"/>
        </w:rPr>
        <w:t>in</w:t>
      </w:r>
      <w:r w:rsidR="00E63C0F" w:rsidRPr="00BA2A4C">
        <w:rPr>
          <w:rFonts w:ascii="Times New Roman" w:hAnsi="Times New Roman" w:cs="Times New Roman"/>
        </w:rPr>
        <w:t xml:space="preserve"> future </w:t>
      </w:r>
      <w:r w:rsidR="00BA2A4C" w:rsidRPr="00BA2A4C">
        <w:rPr>
          <w:rFonts w:ascii="Times New Roman" w:hAnsi="Times New Roman" w:cs="Times New Roman"/>
        </w:rPr>
        <w:t>studies,</w:t>
      </w:r>
      <w:r w:rsidR="00E63C0F" w:rsidRPr="00BA2A4C">
        <w:rPr>
          <w:rFonts w:ascii="Times New Roman" w:hAnsi="Times New Roman" w:cs="Times New Roman"/>
        </w:rPr>
        <w:t xml:space="preserve"> to improve the reliability of HI across environments and growing conditions, </w:t>
      </w:r>
      <w:r w:rsidR="00BA2A4C" w:rsidRPr="00BA2A4C">
        <w:rPr>
          <w:rFonts w:ascii="Times New Roman" w:hAnsi="Times New Roman" w:cs="Times New Roman"/>
        </w:rPr>
        <w:t>utilizing</w:t>
      </w:r>
      <w:r w:rsidR="00E63C0F" w:rsidRPr="00BA2A4C">
        <w:rPr>
          <w:rFonts w:ascii="Times New Roman" w:hAnsi="Times New Roman" w:cs="Times New Roman"/>
        </w:rPr>
        <w:t xml:space="preserve"> breeding management shaping yield and soybean productivity.</w:t>
      </w:r>
    </w:p>
    <w:p w14:paraId="13D81499" w14:textId="77777777" w:rsidR="00CA50D7" w:rsidRPr="006D40EE" w:rsidRDefault="00CA50D7" w:rsidP="00CA50D7">
      <w:pPr>
        <w:jc w:val="both"/>
        <w:rPr>
          <w:rFonts w:ascii="Times New Roman" w:hAnsi="Times New Roman" w:cs="Times New Roman"/>
          <w:b/>
          <w:bCs/>
        </w:rPr>
      </w:pPr>
      <w:r w:rsidRPr="006D40EE">
        <w:rPr>
          <w:rFonts w:ascii="Times New Roman" w:hAnsi="Times New Roman" w:cs="Times New Roman"/>
          <w:b/>
          <w:bCs/>
        </w:rPr>
        <w:t>Conflict of interest</w:t>
      </w:r>
    </w:p>
    <w:p w14:paraId="639AF9F6" w14:textId="77777777" w:rsidR="00CA50D7" w:rsidRPr="000B595D" w:rsidRDefault="00CA50D7" w:rsidP="00CA50D7">
      <w:pPr>
        <w:jc w:val="both"/>
        <w:rPr>
          <w:rFonts w:ascii="Times New Roman" w:hAnsi="Times New Roman" w:cs="Times New Roman"/>
        </w:rPr>
      </w:pPr>
      <w:r w:rsidRPr="000B595D">
        <w:rPr>
          <w:rFonts w:ascii="Times New Roman" w:hAnsi="Times New Roman" w:cs="Times New Roman"/>
        </w:rPr>
        <w:lastRenderedPageBreak/>
        <w:t>The authors confirmed that this paper was prepared without any commercial or financial relationship that might be considered as potential conflict of interest.</w:t>
      </w:r>
    </w:p>
    <w:p w14:paraId="4B743E0A" w14:textId="77777777" w:rsidR="00CA50D7" w:rsidRDefault="00CA50D7" w:rsidP="00CA50D7">
      <w:pPr>
        <w:jc w:val="both"/>
        <w:rPr>
          <w:rFonts w:ascii="Times New Roman" w:hAnsi="Times New Roman" w:cs="Times New Roman"/>
          <w:b/>
          <w:bCs/>
        </w:rPr>
      </w:pPr>
      <w:r>
        <w:rPr>
          <w:rFonts w:ascii="Times New Roman" w:hAnsi="Times New Roman" w:cs="Times New Roman"/>
          <w:b/>
          <w:bCs/>
        </w:rPr>
        <w:t>Author Contribution</w:t>
      </w:r>
    </w:p>
    <w:p w14:paraId="457CE025" w14:textId="77777777" w:rsidR="00CA50D7" w:rsidRDefault="00CA50D7" w:rsidP="00CA50D7">
      <w:pPr>
        <w:jc w:val="both"/>
        <w:rPr>
          <w:rFonts w:ascii="Times New Roman" w:hAnsi="Times New Roman" w:cs="Times New Roman"/>
          <w:b/>
          <w:bCs/>
        </w:rPr>
      </w:pPr>
      <w:r>
        <w:rPr>
          <w:rFonts w:ascii="Times New Roman" w:hAnsi="Times New Roman" w:cs="Times New Roman"/>
          <w:b/>
          <w:bCs/>
        </w:rPr>
        <w:t>Funding</w:t>
      </w:r>
    </w:p>
    <w:p w14:paraId="62AFD577" w14:textId="77777777" w:rsidR="00CA50D7" w:rsidRPr="007C02CA" w:rsidRDefault="00CA50D7" w:rsidP="00CA50D7">
      <w:pPr>
        <w:jc w:val="both"/>
        <w:rPr>
          <w:rFonts w:ascii="Times New Roman" w:hAnsi="Times New Roman" w:cs="Times New Roman"/>
        </w:rPr>
      </w:pPr>
      <w:r w:rsidRPr="007C02CA">
        <w:rPr>
          <w:rFonts w:ascii="Times New Roman" w:hAnsi="Times New Roman" w:cs="Times New Roman"/>
        </w:rPr>
        <w:t>No specific funding we received for this paper.</w:t>
      </w:r>
    </w:p>
    <w:p w14:paraId="0E9D10E6" w14:textId="77777777" w:rsidR="00CA50D7" w:rsidRDefault="00CA50D7" w:rsidP="00CA50D7">
      <w:pPr>
        <w:jc w:val="both"/>
        <w:rPr>
          <w:rFonts w:ascii="Times New Roman" w:hAnsi="Times New Roman" w:cs="Times New Roman"/>
          <w:b/>
          <w:bCs/>
        </w:rPr>
      </w:pPr>
      <w:r>
        <w:rPr>
          <w:rFonts w:ascii="Times New Roman" w:hAnsi="Times New Roman" w:cs="Times New Roman"/>
          <w:b/>
          <w:bCs/>
        </w:rPr>
        <w:t>Acknowledgement</w:t>
      </w:r>
    </w:p>
    <w:p w14:paraId="3A9DF2CA" w14:textId="77777777" w:rsidR="00CA50D7" w:rsidRPr="007C02CA" w:rsidRDefault="00CA50D7" w:rsidP="00CA50D7">
      <w:pPr>
        <w:jc w:val="both"/>
        <w:rPr>
          <w:rFonts w:ascii="Times New Roman" w:hAnsi="Times New Roman" w:cs="Times New Roman"/>
        </w:rPr>
      </w:pPr>
      <w:r w:rsidRPr="007C02CA">
        <w:rPr>
          <w:rFonts w:ascii="Times New Roman" w:hAnsi="Times New Roman" w:cs="Times New Roman"/>
        </w:rPr>
        <w:t xml:space="preserve">The authors appreciate all colleagues that provided valuable insights and support during the manuscript preparation. </w:t>
      </w:r>
    </w:p>
    <w:p w14:paraId="587801CE" w14:textId="77777777" w:rsidR="00CA50D7" w:rsidRDefault="00CA50D7" w:rsidP="00CA50D7">
      <w:pPr>
        <w:jc w:val="both"/>
        <w:rPr>
          <w:rFonts w:ascii="Times New Roman" w:hAnsi="Times New Roman" w:cs="Times New Roman"/>
          <w:b/>
          <w:bCs/>
        </w:rPr>
      </w:pPr>
      <w:r>
        <w:rPr>
          <w:rFonts w:ascii="Times New Roman" w:hAnsi="Times New Roman" w:cs="Times New Roman"/>
          <w:b/>
          <w:bCs/>
        </w:rPr>
        <w:t>publishers note</w:t>
      </w:r>
    </w:p>
    <w:p w14:paraId="0EEA0E2F" w14:textId="77777777" w:rsidR="00CA50D7" w:rsidRPr="00BF6E8B" w:rsidRDefault="00CA50D7" w:rsidP="00CA50D7">
      <w:pPr>
        <w:jc w:val="both"/>
        <w:rPr>
          <w:rFonts w:ascii="Times New Roman" w:hAnsi="Times New Roman" w:cs="Times New Roman"/>
          <w:b/>
          <w:bCs/>
        </w:rPr>
      </w:pPr>
      <w:r w:rsidRPr="00BF6E8B">
        <w:rPr>
          <w:rFonts w:ascii="Times New Roman" w:hAnsi="Times New Roman" w:cs="Times New Roman"/>
        </w:rPr>
        <w:t>The views expressed in this article are solely those of the authors and do not necessarily reflect the views of the publisher.</w:t>
      </w:r>
    </w:p>
    <w:p w14:paraId="442EEC74" w14:textId="77777777" w:rsidR="00CA50D7" w:rsidRDefault="00CA50D7" w:rsidP="00CA50D7">
      <w:pPr>
        <w:jc w:val="both"/>
        <w:rPr>
          <w:rFonts w:ascii="Times New Roman" w:hAnsi="Times New Roman" w:cs="Times New Roman"/>
          <w:b/>
          <w:bCs/>
        </w:rPr>
      </w:pPr>
      <w:r>
        <w:rPr>
          <w:rFonts w:ascii="Times New Roman" w:hAnsi="Times New Roman" w:cs="Times New Roman"/>
          <w:b/>
          <w:bCs/>
        </w:rPr>
        <w:t>Generative Al Statement</w:t>
      </w:r>
    </w:p>
    <w:p w14:paraId="5731EDA3" w14:textId="77777777" w:rsidR="00CA50D7" w:rsidRDefault="00CA50D7" w:rsidP="00CA50D7">
      <w:pPr>
        <w:jc w:val="both"/>
        <w:rPr>
          <w:rFonts w:ascii="Times New Roman" w:hAnsi="Times New Roman" w:cs="Times New Roman"/>
          <w:b/>
          <w:bCs/>
        </w:rPr>
      </w:pPr>
      <w:r w:rsidRPr="000B595D">
        <w:rPr>
          <w:rFonts w:ascii="Times New Roman" w:hAnsi="Times New Roman" w:cs="Times New Roman"/>
        </w:rPr>
        <w:t>The authors confirmed</w:t>
      </w:r>
      <w:r>
        <w:rPr>
          <w:rFonts w:ascii="Times New Roman" w:hAnsi="Times New Roman" w:cs="Times New Roman"/>
        </w:rPr>
        <w:t xml:space="preserve"> that generative Al was not used in the creation of this manuscript.</w:t>
      </w:r>
    </w:p>
    <w:p w14:paraId="0E6A01EA" w14:textId="77777777" w:rsidR="00CA50D7" w:rsidRPr="000E7F4A" w:rsidRDefault="00CA50D7" w:rsidP="000E7F4A">
      <w:pPr>
        <w:jc w:val="both"/>
        <w:rPr>
          <w:rFonts w:ascii="Times New Roman" w:hAnsi="Times New Roman" w:cs="Times New Roman"/>
          <w:b/>
          <w:bCs/>
        </w:rPr>
      </w:pPr>
    </w:p>
    <w:p w14:paraId="19691F87" w14:textId="65AE333F" w:rsidR="003458A4" w:rsidRPr="008F01EC" w:rsidRDefault="00DB206C" w:rsidP="00703B70">
      <w:pPr>
        <w:rPr>
          <w:rFonts w:ascii="Times New Roman" w:hAnsi="Times New Roman" w:cs="Times New Roman"/>
          <w:b/>
          <w:bCs/>
        </w:rPr>
      </w:pPr>
      <w:r w:rsidRPr="008F01EC">
        <w:rPr>
          <w:rFonts w:ascii="Times New Roman" w:hAnsi="Times New Roman" w:cs="Times New Roman"/>
          <w:b/>
          <w:bCs/>
        </w:rPr>
        <w:t>References</w:t>
      </w:r>
    </w:p>
    <w:p w14:paraId="2BB895C2" w14:textId="77777777" w:rsidR="00D41990" w:rsidRPr="00D41990" w:rsidRDefault="00D41990" w:rsidP="002D3E96">
      <w:pPr>
        <w:spacing w:before="120" w:after="120" w:line="240" w:lineRule="auto"/>
        <w:ind w:firstLine="432"/>
        <w:jc w:val="both"/>
        <w:rPr>
          <w:rFonts w:ascii="Times New Roman" w:hAnsi="Times New Roman" w:cs="Times New Roman"/>
          <w:sz w:val="22"/>
          <w:szCs w:val="22"/>
          <w:u w:val="single"/>
        </w:rPr>
      </w:pPr>
      <w:r w:rsidRPr="00D41990">
        <w:rPr>
          <w:rFonts w:ascii="Times New Roman" w:hAnsi="Times New Roman" w:cs="Times New Roman"/>
          <w:sz w:val="22"/>
          <w:szCs w:val="22"/>
        </w:rPr>
        <w:t xml:space="preserve">Abebe, A. T., Adewumi, A. S., Adebayo, M. A., Shaahu, A., Mushoriwa, H., Alabi, T., Derera, J., Agbona, A., and Chigeza, G. (2024). </w:t>
      </w:r>
      <w:r w:rsidRPr="00D41990">
        <w:rPr>
          <w:rStyle w:val="Emphasis"/>
          <w:rFonts w:ascii="Times New Roman" w:hAnsi="Times New Roman" w:cs="Times New Roman"/>
          <w:i w:val="0"/>
          <w:iCs w:val="0"/>
          <w:sz w:val="22"/>
          <w:szCs w:val="22"/>
        </w:rPr>
        <w:t>Genotype × environment interaction and yield stability of soybean (Glycine max L.) genotypes in multi-environment trials (METs) in Nigeria</w:t>
      </w:r>
      <w:r w:rsidRPr="00D41990">
        <w:rPr>
          <w:rFonts w:ascii="Times New Roman" w:hAnsi="Times New Roman" w:cs="Times New Roman"/>
          <w:sz w:val="22"/>
          <w:szCs w:val="22"/>
        </w:rPr>
        <w:t xml:space="preserve">. </w:t>
      </w:r>
      <w:r w:rsidRPr="00D41990">
        <w:rPr>
          <w:rStyle w:val="Emphasis"/>
          <w:rFonts w:ascii="Times New Roman" w:hAnsi="Times New Roman" w:cs="Times New Roman"/>
          <w:sz w:val="22"/>
          <w:szCs w:val="22"/>
        </w:rPr>
        <w:t xml:space="preserve">Heliyon </w:t>
      </w:r>
      <w:r w:rsidRPr="00D41990">
        <w:rPr>
          <w:rStyle w:val="Emphasis"/>
          <w:rFonts w:ascii="Times New Roman" w:hAnsi="Times New Roman" w:cs="Times New Roman"/>
          <w:i w:val="0"/>
          <w:iCs w:val="0"/>
          <w:sz w:val="22"/>
          <w:szCs w:val="22"/>
        </w:rPr>
        <w:t>10</w:t>
      </w:r>
      <w:r w:rsidRPr="00D41990">
        <w:rPr>
          <w:rFonts w:ascii="Times New Roman" w:hAnsi="Times New Roman" w:cs="Times New Roman"/>
          <w:sz w:val="22"/>
          <w:szCs w:val="22"/>
        </w:rPr>
        <w:t xml:space="preserve">(19), e38097. </w:t>
      </w:r>
      <w:hyperlink r:id="rId19" w:history="1">
        <w:r w:rsidRPr="00D41990">
          <w:rPr>
            <w:rStyle w:val="Hyperlink"/>
            <w:rFonts w:ascii="Times New Roman" w:hAnsi="Times New Roman" w:cs="Times New Roman"/>
            <w:color w:val="auto"/>
            <w:sz w:val="22"/>
            <w:szCs w:val="22"/>
            <w:u w:val="none"/>
          </w:rPr>
          <w:t>https://doi.org/10.1016/j.heliyon.2024.e38097</w:t>
        </w:r>
      </w:hyperlink>
      <w:r w:rsidRPr="00D41990">
        <w:rPr>
          <w:rFonts w:ascii="Times New Roman" w:hAnsi="Times New Roman" w:cs="Times New Roman"/>
          <w:sz w:val="22"/>
          <w:szCs w:val="22"/>
        </w:rPr>
        <w:t>.</w:t>
      </w:r>
    </w:p>
    <w:p w14:paraId="635602D3"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Ashley, D. A., and Ethridge, W. J. (1978). Irrigation effects on vegetative and reproductive development of three soybean cultivars. </w:t>
      </w:r>
      <w:r w:rsidRPr="00D41990">
        <w:rPr>
          <w:rFonts w:ascii="Times New Roman" w:hAnsi="Times New Roman" w:cs="Times New Roman"/>
          <w:i/>
          <w:iCs/>
          <w:sz w:val="22"/>
          <w:szCs w:val="22"/>
        </w:rPr>
        <w:t>Agronomy Jornal</w:t>
      </w:r>
      <w:r w:rsidRPr="00D41990">
        <w:rPr>
          <w:rFonts w:ascii="Times New Roman" w:hAnsi="Times New Roman" w:cs="Times New Roman"/>
          <w:sz w:val="22"/>
          <w:szCs w:val="22"/>
        </w:rPr>
        <w:t xml:space="preserve"> 70, 467–471.</w:t>
      </w:r>
      <w:r w:rsidRPr="00D41990">
        <w:rPr>
          <w:rFonts w:ascii="Times New Roman" w:eastAsia="Times New Roman" w:hAnsi="Times New Roman" w:cs="Times New Roman"/>
          <w:kern w:val="0"/>
          <w:sz w:val="22"/>
          <w:szCs w:val="22"/>
          <w:shd w:val="clear" w:color="auto" w:fill="FFFFFF"/>
          <w14:ligatures w14:val="none"/>
        </w:rPr>
        <w:t> </w:t>
      </w:r>
      <w:hyperlink r:id="rId20" w:history="1">
        <w:r w:rsidRPr="00D41990">
          <w:rPr>
            <w:rFonts w:ascii="Times New Roman" w:eastAsia="Times New Roman" w:hAnsi="Times New Roman" w:cs="Times New Roman"/>
            <w:kern w:val="0"/>
            <w:sz w:val="22"/>
            <w:szCs w:val="22"/>
            <w14:ligatures w14:val="none"/>
          </w:rPr>
          <w:t>https://doi.org/10.2134/agronj1978.00021962007000030026x</w:t>
        </w:r>
      </w:hyperlink>
      <w:r w:rsidRPr="00D41990">
        <w:rPr>
          <w:rFonts w:ascii="Times New Roman" w:hAnsi="Times New Roman" w:cs="Times New Roman"/>
          <w:sz w:val="22"/>
          <w:szCs w:val="22"/>
        </w:rPr>
        <w:t>.</w:t>
      </w:r>
    </w:p>
    <w:p w14:paraId="75B74033" w14:textId="77777777" w:rsidR="00D41990" w:rsidRPr="00D41990" w:rsidRDefault="00D41990" w:rsidP="002D3E96">
      <w:pPr>
        <w:pStyle w:val="dx-doi"/>
        <w:spacing w:before="120" w:beforeAutospacing="0" w:after="120" w:afterAutospacing="0"/>
        <w:ind w:firstLine="432"/>
        <w:jc w:val="both"/>
        <w:rPr>
          <w:sz w:val="22"/>
          <w:szCs w:val="22"/>
          <w:lang w:val="fr-FR"/>
        </w:rPr>
      </w:pPr>
      <w:r w:rsidRPr="00D41990">
        <w:rPr>
          <w:sz w:val="22"/>
          <w:szCs w:val="22"/>
        </w:rPr>
        <w:t xml:space="preserve">Atti, S., Bonnell, R., Smith, D., and Prasher, S. (2004). Response of an Indeterminate Soybean {Glycine Max (L.) Merr} to Chronic Water Deficit During Reproductive Development Under Greenhouse Conditions. </w:t>
      </w:r>
      <w:r w:rsidRPr="00D41990">
        <w:rPr>
          <w:i/>
          <w:iCs/>
          <w:sz w:val="22"/>
          <w:szCs w:val="22"/>
          <w:lang w:val="fr-FR"/>
        </w:rPr>
        <w:t>Canadian Water Resources Journal / Revue Canadienne Des Ressources Hydriques</w:t>
      </w:r>
      <w:r w:rsidRPr="00D41990">
        <w:rPr>
          <w:sz w:val="22"/>
          <w:szCs w:val="22"/>
          <w:lang w:val="fr-FR"/>
        </w:rPr>
        <w:t xml:space="preserve"> 29(4), 209-222. </w:t>
      </w:r>
      <w:hyperlink r:id="rId21" w:history="1">
        <w:r w:rsidRPr="00D41990">
          <w:rPr>
            <w:sz w:val="22"/>
            <w:szCs w:val="22"/>
            <w:lang w:val="fr-FR"/>
          </w:rPr>
          <w:t>https://doi.org/10.4296/cwrj209</w:t>
        </w:r>
      </w:hyperlink>
      <w:r w:rsidRPr="00D41990">
        <w:rPr>
          <w:sz w:val="22"/>
          <w:szCs w:val="22"/>
          <w:lang w:val="fr-FR"/>
        </w:rPr>
        <w:t>.</w:t>
      </w:r>
    </w:p>
    <w:p w14:paraId="1226E5C8" w14:textId="77777777" w:rsidR="00D41990" w:rsidRPr="00D41990" w:rsidRDefault="00D41990" w:rsidP="002D3E96">
      <w:pPr>
        <w:pStyle w:val="dx-doi"/>
        <w:spacing w:before="120" w:beforeAutospacing="0" w:after="120" w:afterAutospacing="0"/>
        <w:ind w:firstLine="432"/>
        <w:jc w:val="both"/>
        <w:rPr>
          <w:sz w:val="22"/>
          <w:szCs w:val="22"/>
        </w:rPr>
      </w:pPr>
      <w:r w:rsidRPr="00D41990">
        <w:rPr>
          <w:sz w:val="22"/>
          <w:szCs w:val="22"/>
        </w:rPr>
        <w:t xml:space="preserve">Bajaj, S., Chen, P., Longer, D. E., Shi, A., Hou, A., Ishibashi, T., and Brye, K. R. (2008). Irrigation and planting date effects on seed yield and agronomic traits of early maturing Soybean. </w:t>
      </w:r>
      <w:r w:rsidRPr="00D41990">
        <w:rPr>
          <w:i/>
          <w:iCs/>
          <w:sz w:val="22"/>
          <w:szCs w:val="22"/>
        </w:rPr>
        <w:t>Journal of Crop Improvement</w:t>
      </w:r>
      <w:r w:rsidRPr="00D41990">
        <w:rPr>
          <w:sz w:val="22"/>
          <w:szCs w:val="22"/>
        </w:rPr>
        <w:t xml:space="preserve"> 22 (1), 47–65. </w:t>
      </w:r>
      <w:hyperlink r:id="rId22" w:history="1">
        <w:r w:rsidRPr="00D41990">
          <w:rPr>
            <w:sz w:val="22"/>
            <w:szCs w:val="22"/>
          </w:rPr>
          <w:t>https://doi.org/10.1080/15427520802042937</w:t>
        </w:r>
      </w:hyperlink>
      <w:r w:rsidRPr="00D41990">
        <w:rPr>
          <w:sz w:val="22"/>
          <w:szCs w:val="22"/>
        </w:rPr>
        <w:t>.</w:t>
      </w:r>
    </w:p>
    <w:p w14:paraId="7949E9DE"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Balboa, G. R., Sadras, V. O., and Ciampitti, I. A. (2018). </w:t>
      </w:r>
      <w:r w:rsidRPr="00D41990">
        <w:rPr>
          <w:rStyle w:val="Emphasis"/>
          <w:rFonts w:ascii="Times New Roman" w:hAnsi="Times New Roman" w:cs="Times New Roman"/>
          <w:i w:val="0"/>
          <w:iCs w:val="0"/>
          <w:sz w:val="22"/>
          <w:szCs w:val="22"/>
        </w:rPr>
        <w:t>Shifts in soybean yield, nutrient uptake, and nutrient stoichiometry: A historical synthesis-analysis</w:t>
      </w:r>
      <w:r w:rsidRPr="00D41990">
        <w:rPr>
          <w:rStyle w:val="Emphasis"/>
          <w:rFonts w:ascii="Times New Roman" w:hAnsi="Times New Roman" w:cs="Times New Roman"/>
          <w:sz w:val="22"/>
          <w:szCs w:val="22"/>
        </w:rPr>
        <w:t>.</w:t>
      </w:r>
      <w:r w:rsidRPr="00D41990">
        <w:rPr>
          <w:rFonts w:ascii="Times New Roman" w:hAnsi="Times New Roman" w:cs="Times New Roman"/>
          <w:sz w:val="22"/>
          <w:szCs w:val="22"/>
        </w:rPr>
        <w:t xml:space="preserve"> </w:t>
      </w:r>
      <w:r w:rsidRPr="00D41990">
        <w:rPr>
          <w:rStyle w:val="Emphasis"/>
          <w:rFonts w:ascii="Times New Roman" w:hAnsi="Times New Roman" w:cs="Times New Roman"/>
          <w:sz w:val="22"/>
          <w:szCs w:val="22"/>
        </w:rPr>
        <w:t xml:space="preserve">Crop Science </w:t>
      </w:r>
      <w:r w:rsidRPr="00D41990">
        <w:rPr>
          <w:rStyle w:val="Emphasis"/>
          <w:rFonts w:ascii="Times New Roman" w:hAnsi="Times New Roman" w:cs="Times New Roman"/>
          <w:i w:val="0"/>
          <w:iCs w:val="0"/>
          <w:sz w:val="22"/>
          <w:szCs w:val="22"/>
        </w:rPr>
        <w:t>58</w:t>
      </w:r>
      <w:r w:rsidRPr="00D41990">
        <w:rPr>
          <w:rFonts w:ascii="Times New Roman" w:hAnsi="Times New Roman" w:cs="Times New Roman"/>
          <w:sz w:val="22"/>
          <w:szCs w:val="22"/>
        </w:rPr>
        <w:t>(1), 43–54. https://doi.org/10.2135/cropsci2017.06.0349.</w:t>
      </w:r>
    </w:p>
    <w:p w14:paraId="239DDD0A"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Bender, R., Haegle, J., and Below, F. (2015). Nutrient uptake, partitioning, and remobilization in modern soybean varieties.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107(2), 563–573. </w:t>
      </w:r>
      <w:hyperlink r:id="rId23" w:history="1">
        <w:r w:rsidRPr="00D41990">
          <w:rPr>
            <w:rStyle w:val="Hyperlink"/>
            <w:rFonts w:ascii="Times New Roman" w:hAnsi="Times New Roman" w:cs="Times New Roman"/>
            <w:color w:val="auto"/>
            <w:sz w:val="22"/>
            <w:szCs w:val="22"/>
            <w:u w:val="none"/>
          </w:rPr>
          <w:t>https://doi.org/10.2134/agronj14.0435</w:t>
        </w:r>
      </w:hyperlink>
      <w:r w:rsidRPr="00D41990">
        <w:rPr>
          <w:rFonts w:ascii="Times New Roman" w:hAnsi="Times New Roman" w:cs="Times New Roman"/>
          <w:sz w:val="22"/>
          <w:szCs w:val="22"/>
        </w:rPr>
        <w:t>.</w:t>
      </w:r>
    </w:p>
    <w:p w14:paraId="7A3597FB"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Board, J. E., and Modali, H. (2005). Dry matter accumulation predictors for optimal yield in soybean.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xml:space="preserve"> 45, 1790–1799.</w:t>
      </w:r>
      <w:r w:rsidRPr="00D41990">
        <w:rPr>
          <w:rFonts w:ascii="Times New Roman" w:eastAsia="Times New Roman" w:hAnsi="Times New Roman" w:cs="Times New Roman"/>
          <w:kern w:val="0"/>
          <w:sz w:val="22"/>
          <w:szCs w:val="22"/>
          <w14:ligatures w14:val="none"/>
        </w:rPr>
        <w:t xml:space="preserve"> </w:t>
      </w:r>
      <w:hyperlink r:id="rId24" w:history="1">
        <w:r w:rsidRPr="00D41990">
          <w:rPr>
            <w:rFonts w:ascii="Times New Roman" w:eastAsia="Times New Roman" w:hAnsi="Times New Roman" w:cs="Times New Roman"/>
            <w:kern w:val="0"/>
            <w:sz w:val="22"/>
            <w:szCs w:val="22"/>
            <w14:ligatures w14:val="none"/>
          </w:rPr>
          <w:t>https://doi.org/10.2135/cropsci2004.0602</w:t>
        </w:r>
      </w:hyperlink>
      <w:r w:rsidRPr="00D41990">
        <w:rPr>
          <w:rFonts w:ascii="Times New Roman" w:eastAsia="Times New Roman" w:hAnsi="Times New Roman" w:cs="Times New Roman"/>
          <w:kern w:val="0"/>
          <w:sz w:val="22"/>
          <w:szCs w:val="22"/>
          <w14:ligatures w14:val="none"/>
        </w:rPr>
        <w:t>.</w:t>
      </w:r>
    </w:p>
    <w:p w14:paraId="75145FB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lastRenderedPageBreak/>
        <w:t xml:space="preserve">Boehm, J. D., Abdel-Haleem, H., Schapaugh, W. T., Rainey, K.,Pantalone, V. R., Shannon, G., Klein, J., Carter, T. E.,Cardinal, A. J., Shipe, E. R., Gillen, A. M., Smith, J. R.,Chen, P., Weaver, D. B., Boerma, H. R., and Li, Z. (2019).Genetic improvement of US soybean in maturity groups V,VI, and VII.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xml:space="preserve"> 59(5), 1838–1852. https://doi.org/10.2135/cropsci2018.10.0627.</w:t>
      </w:r>
    </w:p>
    <w:p w14:paraId="29A98A56"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Boote, K. J., Allen, L. H., Jr., Prasad, P. V. V., Baker, J. T., Gesch, R. W., Snyder, A. M., Pan, D., and Thomas, J. M. G. (2005). Elevated temperature and CO₂ impacts on pollination, reproductive growth, and yield of several globally important crops. </w:t>
      </w:r>
      <w:r w:rsidRPr="00D41990">
        <w:rPr>
          <w:rStyle w:val="Emphasis"/>
          <w:rFonts w:ascii="Times New Roman" w:hAnsi="Times New Roman" w:cs="Times New Roman"/>
          <w:sz w:val="22"/>
          <w:szCs w:val="22"/>
        </w:rPr>
        <w:t xml:space="preserve">J. Agric. Meteorol. </w:t>
      </w:r>
      <w:r w:rsidRPr="00D41990">
        <w:rPr>
          <w:rStyle w:val="Emphasis"/>
          <w:rFonts w:ascii="Times New Roman" w:hAnsi="Times New Roman" w:cs="Times New Roman"/>
          <w:i w:val="0"/>
          <w:iCs w:val="0"/>
          <w:sz w:val="22"/>
          <w:szCs w:val="22"/>
        </w:rPr>
        <w:t>60</w:t>
      </w:r>
      <w:r w:rsidRPr="00D41990">
        <w:rPr>
          <w:rFonts w:ascii="Times New Roman" w:hAnsi="Times New Roman" w:cs="Times New Roman"/>
          <w:sz w:val="22"/>
          <w:szCs w:val="22"/>
        </w:rPr>
        <w:t xml:space="preserve">(5), 469–474. </w:t>
      </w:r>
      <w:hyperlink r:id="rId25" w:history="1">
        <w:r w:rsidRPr="00D41990">
          <w:rPr>
            <w:rStyle w:val="Hyperlink"/>
            <w:rFonts w:ascii="Times New Roman" w:hAnsi="Times New Roman" w:cs="Times New Roman"/>
            <w:color w:val="auto"/>
            <w:sz w:val="22"/>
            <w:szCs w:val="22"/>
            <w:u w:val="none"/>
          </w:rPr>
          <w:t>https://doi.org/10.2480/agrmet.469</w:t>
        </w:r>
      </w:hyperlink>
      <w:r w:rsidRPr="00D41990">
        <w:rPr>
          <w:rFonts w:ascii="Times New Roman" w:hAnsi="Times New Roman" w:cs="Times New Roman"/>
          <w:sz w:val="22"/>
          <w:szCs w:val="22"/>
        </w:rPr>
        <w:t>.</w:t>
      </w:r>
    </w:p>
    <w:p w14:paraId="682CD364"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Brevedan, R. E., and Egli, D. B. (2003). Short periods of water stress during seed filling, leaf senescence, and yield of soybean.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xml:space="preserve"> 43(2).</w:t>
      </w:r>
      <w:r w:rsidRPr="00D41990">
        <w:rPr>
          <w:rFonts w:ascii="Times New Roman" w:eastAsia="Times New Roman" w:hAnsi="Times New Roman" w:cs="Times New Roman"/>
          <w:kern w:val="0"/>
          <w:sz w:val="22"/>
          <w:szCs w:val="22"/>
          <w14:ligatures w14:val="none"/>
        </w:rPr>
        <w:t xml:space="preserve"> </w:t>
      </w:r>
      <w:hyperlink r:id="rId26" w:history="1">
        <w:r w:rsidRPr="00D41990">
          <w:rPr>
            <w:rFonts w:ascii="Times New Roman" w:eastAsia="Times New Roman" w:hAnsi="Times New Roman" w:cs="Times New Roman"/>
            <w:kern w:val="0"/>
            <w:sz w:val="22"/>
            <w:szCs w:val="22"/>
            <w14:ligatures w14:val="none"/>
          </w:rPr>
          <w:t>https://doi.org/10.2135/cropsci2003.2083</w:t>
        </w:r>
      </w:hyperlink>
      <w:r w:rsidRPr="00D41990">
        <w:rPr>
          <w:rFonts w:ascii="Times New Roman" w:eastAsia="Times New Roman" w:hAnsi="Times New Roman" w:cs="Times New Roman"/>
          <w:kern w:val="0"/>
          <w:sz w:val="22"/>
          <w:szCs w:val="22"/>
          <w14:ligatures w14:val="none"/>
        </w:rPr>
        <w:t>.</w:t>
      </w:r>
    </w:p>
    <w:p w14:paraId="1AB68E7A"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Burgess, A. J. (2024). HI from the Sky: Estimating harvest index from UAVs combined with machine learning. </w:t>
      </w:r>
      <w:r w:rsidRPr="00D41990">
        <w:rPr>
          <w:rFonts w:ascii="Times New Roman" w:hAnsi="Times New Roman" w:cs="Times New Roman"/>
          <w:i/>
          <w:iCs/>
          <w:sz w:val="22"/>
          <w:szCs w:val="22"/>
        </w:rPr>
        <w:t>Plant Physiology</w:t>
      </w:r>
      <w:r w:rsidRPr="00D41990">
        <w:rPr>
          <w:rFonts w:ascii="Times New Roman" w:hAnsi="Times New Roman" w:cs="Times New Roman"/>
          <w:sz w:val="22"/>
          <w:szCs w:val="22"/>
        </w:rPr>
        <w:t xml:space="preserve"> 194, 1257–1259. </w:t>
      </w:r>
      <w:hyperlink r:id="rId27" w:history="1">
        <w:r w:rsidRPr="00D41990">
          <w:rPr>
            <w:rStyle w:val="Hyperlink"/>
            <w:rFonts w:ascii="Times New Roman" w:hAnsi="Times New Roman" w:cs="Times New Roman"/>
            <w:color w:val="auto"/>
            <w:sz w:val="22"/>
            <w:szCs w:val="22"/>
            <w:u w:val="none"/>
          </w:rPr>
          <w:t>https://doi.org/10.1093/plphys/kiad611</w:t>
        </w:r>
      </w:hyperlink>
      <w:r w:rsidRPr="00D41990">
        <w:rPr>
          <w:rFonts w:ascii="Times New Roman" w:hAnsi="Times New Roman" w:cs="Times New Roman"/>
          <w:sz w:val="22"/>
          <w:szCs w:val="22"/>
        </w:rPr>
        <w:t>.</w:t>
      </w:r>
    </w:p>
    <w:p w14:paraId="6884AE6B" w14:textId="77777777" w:rsidR="00D41990" w:rsidRPr="00D41990" w:rsidRDefault="00D41990" w:rsidP="002D3E96">
      <w:pPr>
        <w:spacing w:before="120" w:after="120" w:line="240" w:lineRule="auto"/>
        <w:ind w:firstLine="432"/>
        <w:jc w:val="both"/>
        <w:rPr>
          <w:rFonts w:ascii="Times New Roman" w:hAnsi="Times New Roman" w:cs="Times New Roman"/>
          <w:b/>
          <w:bCs/>
          <w:sz w:val="22"/>
          <w:szCs w:val="22"/>
        </w:rPr>
      </w:pPr>
      <w:r w:rsidRPr="00D41990">
        <w:rPr>
          <w:rFonts w:ascii="Times New Roman" w:hAnsi="Times New Roman" w:cs="Times New Roman"/>
          <w:sz w:val="22"/>
          <w:szCs w:val="22"/>
        </w:rPr>
        <w:t xml:space="preserve">Calvin˜o, P. A. Sadras, V. O., and Andrade, F. H. (2003). Development, growth and yield of late-sown soybeans in the southern Pampas. </w:t>
      </w:r>
      <w:r w:rsidRPr="00D41990">
        <w:rPr>
          <w:rFonts w:ascii="Times New Roman" w:hAnsi="Times New Roman" w:cs="Times New Roman"/>
          <w:i/>
          <w:iCs/>
          <w:sz w:val="22"/>
          <w:szCs w:val="22"/>
        </w:rPr>
        <w:t>European Journal of Agronomy</w:t>
      </w:r>
      <w:r w:rsidRPr="00D41990">
        <w:rPr>
          <w:rFonts w:ascii="Times New Roman" w:hAnsi="Times New Roman" w:cs="Times New Roman"/>
          <w:sz w:val="22"/>
          <w:szCs w:val="22"/>
        </w:rPr>
        <w:t xml:space="preserve"> 19, 265 – 275.http:// doi:10.1016/S1161-0301(02)00050-3.</w:t>
      </w:r>
    </w:p>
    <w:p w14:paraId="45241F61"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Cerrudo, A., and Naeve, S. L. (2025). Redefining soybean critical period for yield determination. </w:t>
      </w:r>
      <w:r w:rsidRPr="00D41990">
        <w:rPr>
          <w:rFonts w:ascii="Times New Roman" w:hAnsi="Times New Roman" w:cs="Times New Roman"/>
          <w:i/>
          <w:iCs/>
          <w:sz w:val="22"/>
          <w:szCs w:val="22"/>
        </w:rPr>
        <w:t xml:space="preserve">Field Crops Research </w:t>
      </w:r>
      <w:r w:rsidRPr="00D41990">
        <w:rPr>
          <w:rFonts w:ascii="Times New Roman" w:hAnsi="Times New Roman" w:cs="Times New Roman"/>
          <w:sz w:val="22"/>
          <w:szCs w:val="22"/>
        </w:rPr>
        <w:t xml:space="preserve">321, 109662. </w:t>
      </w:r>
      <w:hyperlink r:id="rId28" w:tgtFrame="_new" w:history="1">
        <w:r w:rsidRPr="00D41990">
          <w:rPr>
            <w:rFonts w:ascii="Times New Roman" w:hAnsi="Times New Roman" w:cs="Times New Roman"/>
            <w:sz w:val="22"/>
            <w:szCs w:val="22"/>
          </w:rPr>
          <w:t>https://doi.org/10.1016/j.fcr.2024.109662</w:t>
        </w:r>
      </w:hyperlink>
      <w:r w:rsidRPr="00D41990">
        <w:rPr>
          <w:rFonts w:ascii="Times New Roman" w:hAnsi="Times New Roman" w:cs="Times New Roman"/>
          <w:sz w:val="22"/>
          <w:szCs w:val="22"/>
        </w:rPr>
        <w:t>.</w:t>
      </w:r>
    </w:p>
    <w:p w14:paraId="15D4A448"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Chen, G., and Wiatrak, P. (2010). Soybean development and yield are influenced by planting date and environmental conditions in the Southeastern Coastal Plain, United States.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102,1731–1737. http:// doi:10.2134/agronj2010.0219.</w:t>
      </w:r>
    </w:p>
    <w:p w14:paraId="19AF220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Cheng, M., Jiao, X., Liu, Y., Shao, M., Yu, X., Bai, Y., Wang, Z., Wang, S., Tuohuti, N., Liu, S., Shi, L., Yin, D., Huang, X., Nie, C., and Jin, X. (2022). Estimation of soil moisture content under high maize canopy coverage from UAV multimodal data and machine learning. </w:t>
      </w:r>
      <w:r w:rsidRPr="00D41990">
        <w:rPr>
          <w:rFonts w:ascii="Times New Roman" w:hAnsi="Times New Roman" w:cs="Times New Roman"/>
          <w:i/>
          <w:iCs/>
          <w:sz w:val="22"/>
          <w:szCs w:val="22"/>
        </w:rPr>
        <w:t>Agricultural Water Management</w:t>
      </w:r>
      <w:r w:rsidRPr="00D41990">
        <w:rPr>
          <w:rFonts w:ascii="Times New Roman" w:hAnsi="Times New Roman" w:cs="Times New Roman"/>
          <w:sz w:val="22"/>
          <w:szCs w:val="22"/>
        </w:rPr>
        <w:t xml:space="preserve"> 264,107530. https://doi. org/10.1016/j.agwat.2022.107530.</w:t>
      </w:r>
    </w:p>
    <w:p w14:paraId="6EB9C933"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Cregan, P. B., and Yaklich, R.W. (1986). Dry matter and nitrogen accumulation and partitioning in selected soybean genotypes of different derivation. </w:t>
      </w:r>
      <w:r w:rsidRPr="00D41990">
        <w:rPr>
          <w:rFonts w:ascii="Times New Roman" w:hAnsi="Times New Roman" w:cs="Times New Roman"/>
          <w:i/>
          <w:iCs/>
          <w:sz w:val="22"/>
          <w:szCs w:val="22"/>
        </w:rPr>
        <w:t>Theor. Appl. Genet</w:t>
      </w:r>
      <w:r w:rsidRPr="00D41990">
        <w:rPr>
          <w:rFonts w:ascii="Times New Roman" w:hAnsi="Times New Roman" w:cs="Times New Roman"/>
          <w:sz w:val="22"/>
          <w:szCs w:val="22"/>
        </w:rPr>
        <w:t xml:space="preserve"> 72,782–786. doi:10.1007/ BF00266545.</w:t>
      </w:r>
    </w:p>
    <w:p w14:paraId="6868951F"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De Bruin, J. L., and Pedersen, P. (2009). New and old soybean cultivar responses to plant density and intercepted light. </w:t>
      </w:r>
      <w:r w:rsidRPr="00D41990">
        <w:rPr>
          <w:rFonts w:ascii="Times New Roman" w:hAnsi="Times New Roman" w:cs="Times New Roman"/>
          <w:i/>
          <w:iCs/>
          <w:sz w:val="22"/>
          <w:szCs w:val="22"/>
        </w:rPr>
        <w:t xml:space="preserve">Crop Science </w:t>
      </w:r>
      <w:r w:rsidRPr="00D41990">
        <w:rPr>
          <w:rFonts w:ascii="Times New Roman" w:hAnsi="Times New Roman" w:cs="Times New Roman"/>
          <w:sz w:val="22"/>
          <w:szCs w:val="22"/>
        </w:rPr>
        <w:t>49, 2225–2232.</w:t>
      </w:r>
      <w:r w:rsidRPr="00D41990">
        <w:rPr>
          <w:rFonts w:ascii="Times New Roman" w:eastAsia="Times New Roman" w:hAnsi="Times New Roman" w:cs="Times New Roman"/>
          <w:kern w:val="0"/>
          <w:sz w:val="22"/>
          <w:szCs w:val="22"/>
          <w14:ligatures w14:val="none"/>
        </w:rPr>
        <w:t xml:space="preserve"> </w:t>
      </w:r>
      <w:hyperlink r:id="rId29" w:history="1">
        <w:r w:rsidRPr="00D41990">
          <w:rPr>
            <w:rFonts w:ascii="Times New Roman" w:eastAsia="Times New Roman" w:hAnsi="Times New Roman" w:cs="Times New Roman"/>
            <w:kern w:val="0"/>
            <w:sz w:val="22"/>
            <w:szCs w:val="22"/>
            <w14:ligatures w14:val="none"/>
          </w:rPr>
          <w:t>https://doi.org/10.2135/cropsci2009.02.0063</w:t>
        </w:r>
      </w:hyperlink>
      <w:r w:rsidRPr="00D41990">
        <w:rPr>
          <w:rFonts w:ascii="Times New Roman" w:eastAsia="Times New Roman" w:hAnsi="Times New Roman" w:cs="Times New Roman"/>
          <w:kern w:val="0"/>
          <w:sz w:val="22"/>
          <w:szCs w:val="22"/>
          <w14:ligatures w14:val="none"/>
        </w:rPr>
        <w:t>.</w:t>
      </w:r>
    </w:p>
    <w:p w14:paraId="0F2DC02C"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De Bruin, J.L., and Pedersen, P. (2009). Growth, yield, and yield components among old and new soybean cultivars. </w:t>
      </w:r>
      <w:r w:rsidRPr="00D41990">
        <w:rPr>
          <w:rFonts w:ascii="Times New Roman" w:hAnsi="Times New Roman" w:cs="Times New Roman"/>
          <w:i/>
          <w:iCs/>
          <w:sz w:val="22"/>
          <w:szCs w:val="22"/>
        </w:rPr>
        <w:t xml:space="preserve">Agronomy Journal </w:t>
      </w:r>
      <w:r w:rsidRPr="00D41990">
        <w:rPr>
          <w:rFonts w:ascii="Times New Roman" w:hAnsi="Times New Roman" w:cs="Times New Roman"/>
          <w:sz w:val="22"/>
          <w:szCs w:val="22"/>
        </w:rPr>
        <w:t>101,124–130. https://doi:10.2134/agronj2008.0187.</w:t>
      </w:r>
    </w:p>
    <w:p w14:paraId="69321FC3"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de Felipe, M., Borras, L., Truong, S. K., McCormick, R.F. and Rotundo, J. L. (2020). Physiological processes associated with soybean genetic progress in Argentina. </w:t>
      </w:r>
      <w:r w:rsidRPr="00D41990">
        <w:rPr>
          <w:rFonts w:ascii="Times New Roman" w:hAnsi="Times New Roman" w:cs="Times New Roman"/>
          <w:i/>
          <w:iCs/>
          <w:sz w:val="22"/>
          <w:szCs w:val="22"/>
        </w:rPr>
        <w:t xml:space="preserve">Agrosystem Geosciences and Environment </w:t>
      </w:r>
      <w:r w:rsidRPr="00D41990">
        <w:rPr>
          <w:rFonts w:ascii="Times New Roman" w:hAnsi="Times New Roman" w:cs="Times New Roman"/>
          <w:sz w:val="22"/>
          <w:szCs w:val="22"/>
        </w:rPr>
        <w:t>3, e20041. DOI: 10.1002/agg2.20041.</w:t>
      </w:r>
    </w:p>
    <w:p w14:paraId="42F97C7E"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Dogan, E., Kirnak, H., and Copur, O. (2007). Deficit irrigations during soybean reproductive stages and CROPGRO-soybean simulations under semi-arid climatic conditions. </w:t>
      </w:r>
      <w:r w:rsidRPr="00D41990">
        <w:rPr>
          <w:rFonts w:ascii="Times New Roman" w:hAnsi="Times New Roman" w:cs="Times New Roman"/>
          <w:i/>
          <w:iCs/>
          <w:sz w:val="22"/>
          <w:szCs w:val="22"/>
        </w:rPr>
        <w:t>Field Crop Research</w:t>
      </w:r>
      <w:r w:rsidRPr="00D41990">
        <w:rPr>
          <w:rFonts w:ascii="Times New Roman" w:hAnsi="Times New Roman" w:cs="Times New Roman"/>
          <w:sz w:val="22"/>
          <w:szCs w:val="22"/>
        </w:rPr>
        <w:t xml:space="preserve"> 103 (2), 154– 159.</w:t>
      </w:r>
    </w:p>
    <w:p w14:paraId="7829C2E4"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Dolferus, R., Ji, X., and Richards, R. A. (2011). Abiotic stress and control of grain number in cereals. </w:t>
      </w:r>
      <w:r w:rsidRPr="00D41990">
        <w:rPr>
          <w:rFonts w:ascii="Times New Roman" w:hAnsi="Times New Roman" w:cs="Times New Roman"/>
          <w:i/>
          <w:iCs/>
          <w:sz w:val="22"/>
          <w:szCs w:val="22"/>
        </w:rPr>
        <w:t>Plant Science</w:t>
      </w:r>
      <w:r w:rsidRPr="00D41990">
        <w:rPr>
          <w:rFonts w:ascii="Times New Roman" w:hAnsi="Times New Roman" w:cs="Times New Roman"/>
          <w:sz w:val="22"/>
          <w:szCs w:val="22"/>
        </w:rPr>
        <w:t xml:space="preserve"> 181, 331-341. </w:t>
      </w:r>
      <w:hyperlink r:id="rId30" w:history="1">
        <w:r w:rsidRPr="00D41990">
          <w:rPr>
            <w:rStyle w:val="Hyperlink"/>
            <w:rFonts w:ascii="Times New Roman" w:hAnsi="Times New Roman" w:cs="Times New Roman"/>
            <w:color w:val="auto"/>
            <w:sz w:val="22"/>
            <w:szCs w:val="22"/>
            <w:u w:val="none"/>
          </w:rPr>
          <w:t>https://doi.org/10.1016/j.</w:t>
        </w:r>
        <w:r w:rsidRPr="00D41990">
          <w:rPr>
            <w:rStyle w:val="Hyperlink"/>
            <w:rFonts w:ascii="Times New Roman" w:hAnsi="Times New Roman" w:cs="Times New Roman"/>
            <w:i/>
            <w:iCs/>
            <w:color w:val="auto"/>
            <w:sz w:val="22"/>
            <w:szCs w:val="22"/>
            <w:u w:val="none"/>
          </w:rPr>
          <w:t>Plant Science</w:t>
        </w:r>
        <w:r w:rsidRPr="00D41990">
          <w:rPr>
            <w:rStyle w:val="Hyperlink"/>
            <w:rFonts w:ascii="Times New Roman" w:hAnsi="Times New Roman" w:cs="Times New Roman"/>
            <w:color w:val="auto"/>
            <w:sz w:val="22"/>
            <w:szCs w:val="22"/>
            <w:u w:val="none"/>
          </w:rPr>
          <w:t>.2011.05.015</w:t>
        </w:r>
      </w:hyperlink>
      <w:r w:rsidRPr="00D41990">
        <w:rPr>
          <w:rFonts w:ascii="Times New Roman" w:hAnsi="Times New Roman" w:cs="Times New Roman"/>
          <w:sz w:val="22"/>
          <w:szCs w:val="22"/>
        </w:rPr>
        <w:t>.</w:t>
      </w:r>
    </w:p>
    <w:p w14:paraId="75268BDA"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Donald, C. M., and Hamblin, J. (1976). The biological yield and harvest index of cereals as agronomic and plant breeding criteria. </w:t>
      </w:r>
      <w:r w:rsidRPr="00D41990">
        <w:rPr>
          <w:rFonts w:ascii="Times New Roman" w:hAnsi="Times New Roman" w:cs="Times New Roman"/>
          <w:i/>
          <w:iCs/>
          <w:sz w:val="22"/>
          <w:szCs w:val="22"/>
        </w:rPr>
        <w:t>Advances in Agronomy</w:t>
      </w:r>
      <w:r w:rsidRPr="00D41990">
        <w:rPr>
          <w:rFonts w:ascii="Times New Roman" w:hAnsi="Times New Roman" w:cs="Times New Roman"/>
          <w:sz w:val="22"/>
          <w:szCs w:val="22"/>
        </w:rPr>
        <w:t xml:space="preserve"> 28, 361–405. </w:t>
      </w:r>
      <w:hyperlink r:id="rId31" w:tgtFrame="_blank" w:tooltip="Persistent link using digital object identifier" w:history="1">
        <w:r w:rsidRPr="00D41990">
          <w:rPr>
            <w:rStyle w:val="anchor-text"/>
            <w:rFonts w:ascii="Times New Roman" w:hAnsi="Times New Roman" w:cs="Times New Roman"/>
            <w:sz w:val="22"/>
            <w:szCs w:val="22"/>
          </w:rPr>
          <w:t>https://doi.org/10.1016/S0065-2113(08)60559-3</w:t>
        </w:r>
      </w:hyperlink>
      <w:r w:rsidRPr="00D41990">
        <w:rPr>
          <w:rFonts w:ascii="Times New Roman" w:hAnsi="Times New Roman" w:cs="Times New Roman"/>
          <w:sz w:val="22"/>
          <w:szCs w:val="22"/>
        </w:rPr>
        <w:t>.</w:t>
      </w:r>
    </w:p>
    <w:p w14:paraId="62D0211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shd w:val="clear" w:color="auto" w:fill="FFFFFF"/>
        </w:rPr>
      </w:pPr>
      <w:r w:rsidRPr="00D41990">
        <w:rPr>
          <w:rFonts w:ascii="Times New Roman" w:hAnsi="Times New Roman" w:cs="Times New Roman"/>
          <w:sz w:val="22"/>
          <w:szCs w:val="22"/>
        </w:rPr>
        <w:t>Donald, C.M. (1962).</w:t>
      </w:r>
      <w:r w:rsidRPr="00D41990">
        <w:rPr>
          <w:rFonts w:ascii="Times New Roman" w:hAnsi="Times New Roman" w:cs="Times New Roman"/>
          <w:sz w:val="22"/>
          <w:szCs w:val="22"/>
          <w:shd w:val="clear" w:color="auto" w:fill="FFFFFF"/>
        </w:rPr>
        <w:t xml:space="preserve"> In search of yield. </w:t>
      </w:r>
      <w:hyperlink r:id="rId32" w:history="1">
        <w:r w:rsidRPr="00D41990">
          <w:rPr>
            <w:rStyle w:val="Hyperlink"/>
            <w:rFonts w:ascii="Times New Roman" w:hAnsi="Times New Roman" w:cs="Times New Roman"/>
            <w:i/>
            <w:iCs/>
            <w:color w:val="auto"/>
            <w:sz w:val="22"/>
            <w:szCs w:val="22"/>
            <w:u w:val="none"/>
            <w:shd w:val="clear" w:color="auto" w:fill="FFFFFF"/>
          </w:rPr>
          <w:t>Journal of the Australian Institute of Agricultural Science</w:t>
        </w:r>
      </w:hyperlink>
      <w:r w:rsidRPr="00D41990">
        <w:rPr>
          <w:rFonts w:ascii="Times New Roman" w:hAnsi="Times New Roman" w:cs="Times New Roman"/>
          <w:i/>
          <w:iCs/>
          <w:sz w:val="22"/>
          <w:szCs w:val="22"/>
        </w:rPr>
        <w:t xml:space="preserve"> </w:t>
      </w:r>
      <w:r w:rsidRPr="00D41990">
        <w:rPr>
          <w:rFonts w:ascii="Times New Roman" w:hAnsi="Times New Roman" w:cs="Times New Roman"/>
          <w:sz w:val="22"/>
          <w:szCs w:val="22"/>
          <w:shd w:val="clear" w:color="auto" w:fill="FFFFFF"/>
        </w:rPr>
        <w:t>28, 171-78.</w:t>
      </w:r>
    </w:p>
    <w:p w14:paraId="6592ECD6"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lastRenderedPageBreak/>
        <w:t xml:space="preserve">Dornbos, D.L., and Mullen, R.E. (1992). Soybean seed protein and oil contents and fatty acid composition adjustments by drought and temperature. J. Am. </w:t>
      </w:r>
      <w:r w:rsidRPr="00D41990">
        <w:rPr>
          <w:rFonts w:ascii="Times New Roman" w:hAnsi="Times New Roman" w:cs="Times New Roman"/>
          <w:i/>
          <w:iCs/>
          <w:sz w:val="22"/>
          <w:szCs w:val="22"/>
        </w:rPr>
        <w:t xml:space="preserve">Oil Chem. Soc </w:t>
      </w:r>
      <w:r w:rsidRPr="00D41990">
        <w:rPr>
          <w:rFonts w:ascii="Times New Roman" w:hAnsi="Times New Roman" w:cs="Times New Roman"/>
          <w:sz w:val="22"/>
          <w:szCs w:val="22"/>
        </w:rPr>
        <w:t>69 (3), 228-231.</w:t>
      </w:r>
    </w:p>
    <w:p w14:paraId="5094BA63"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lang w:val="fr-FR"/>
          <w14:ligatures w14:val="none"/>
        </w:rPr>
      </w:pPr>
      <w:r w:rsidRPr="00D41990">
        <w:rPr>
          <w:rFonts w:ascii="Times New Roman" w:hAnsi="Times New Roman" w:cs="Times New Roman"/>
          <w:sz w:val="22"/>
          <w:szCs w:val="22"/>
        </w:rPr>
        <w:t xml:space="preserve">Egli, D. B. (1988). Plant density and soybean yield. </w:t>
      </w:r>
      <w:r w:rsidRPr="00D41990">
        <w:rPr>
          <w:rFonts w:ascii="Times New Roman" w:hAnsi="Times New Roman" w:cs="Times New Roman"/>
          <w:i/>
          <w:iCs/>
          <w:sz w:val="22"/>
          <w:szCs w:val="22"/>
          <w:lang w:val="fr-FR"/>
        </w:rPr>
        <w:t>Crop Science</w:t>
      </w:r>
      <w:r w:rsidRPr="00D41990">
        <w:rPr>
          <w:rFonts w:ascii="Times New Roman" w:hAnsi="Times New Roman" w:cs="Times New Roman"/>
          <w:sz w:val="22"/>
          <w:szCs w:val="22"/>
          <w:lang w:val="fr-FR"/>
        </w:rPr>
        <w:t xml:space="preserve"> 28 ,977–981. </w:t>
      </w:r>
      <w:hyperlink r:id="rId33" w:history="1">
        <w:r w:rsidRPr="00D41990">
          <w:rPr>
            <w:rFonts w:ascii="Times New Roman" w:eastAsia="Times New Roman" w:hAnsi="Times New Roman" w:cs="Times New Roman"/>
            <w:kern w:val="0"/>
            <w:sz w:val="22"/>
            <w:szCs w:val="22"/>
            <w:lang w:val="fr-FR"/>
            <w14:ligatures w14:val="none"/>
          </w:rPr>
          <w:t>https://doi.org/10.2135/cropsci1988.0011183X002800060023x</w:t>
        </w:r>
      </w:hyperlink>
      <w:r w:rsidRPr="00D41990">
        <w:rPr>
          <w:rFonts w:ascii="Times New Roman" w:eastAsia="Times New Roman" w:hAnsi="Times New Roman" w:cs="Times New Roman"/>
          <w:kern w:val="0"/>
          <w:sz w:val="22"/>
          <w:szCs w:val="22"/>
          <w:lang w:val="fr-FR"/>
          <w14:ligatures w14:val="none"/>
        </w:rPr>
        <w:t xml:space="preserve">. </w:t>
      </w:r>
    </w:p>
    <w:p w14:paraId="74BF5056"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Egli, D.B., Bruening, W.P. (2002). Flowering and fruit set dynamics at phloem-isolated nodes in soybean.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79 (1), 9–19. https://doi.org/10.1016/S0378- 4290(02)00016-3.</w:t>
      </w:r>
    </w:p>
    <w:p w14:paraId="6A79F46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Egli, D.B., Bruening, W.P. (2006). Fruit development and reproductive survival in soybean: position and age effects. </w:t>
      </w:r>
      <w:r w:rsidRPr="00D41990">
        <w:rPr>
          <w:rFonts w:ascii="Times New Roman" w:hAnsi="Times New Roman" w:cs="Times New Roman"/>
          <w:i/>
          <w:iCs/>
          <w:sz w:val="22"/>
          <w:szCs w:val="22"/>
        </w:rPr>
        <w:t>Field Crops</w:t>
      </w:r>
      <w:r w:rsidRPr="00D41990">
        <w:rPr>
          <w:rFonts w:ascii="Times New Roman" w:hAnsi="Times New Roman" w:cs="Times New Roman"/>
          <w:sz w:val="22"/>
          <w:szCs w:val="22"/>
        </w:rPr>
        <w:t xml:space="preserve"> </w:t>
      </w:r>
      <w:r w:rsidRPr="00D41990">
        <w:rPr>
          <w:rFonts w:ascii="Times New Roman" w:hAnsi="Times New Roman" w:cs="Times New Roman"/>
          <w:i/>
          <w:iCs/>
          <w:sz w:val="22"/>
          <w:szCs w:val="22"/>
        </w:rPr>
        <w:t>Research</w:t>
      </w:r>
      <w:r w:rsidRPr="00D41990">
        <w:rPr>
          <w:rFonts w:ascii="Times New Roman" w:hAnsi="Times New Roman" w:cs="Times New Roman"/>
          <w:sz w:val="22"/>
          <w:szCs w:val="22"/>
        </w:rPr>
        <w:t xml:space="preserve"> 98 (2-3), 195–202. https://doi. org/10.1016/j.fcr.2006.01.005.</w:t>
      </w:r>
    </w:p>
    <w:p w14:paraId="63A28C67"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Fan, J., Mcconkey, B., Janzen, H., Townley-Smith, L., and Wang, H. (2017). Harvest index–yield relationship for estimating crop residue in cold continental climates. </w:t>
      </w:r>
      <w:r w:rsidRPr="00D41990">
        <w:rPr>
          <w:rFonts w:ascii="Times New Roman" w:hAnsi="Times New Roman" w:cs="Times New Roman"/>
          <w:i/>
          <w:iCs/>
          <w:sz w:val="22"/>
          <w:szCs w:val="22"/>
        </w:rPr>
        <w:t>Field Crop Research</w:t>
      </w:r>
      <w:r w:rsidRPr="00D41990">
        <w:rPr>
          <w:rFonts w:ascii="Times New Roman" w:hAnsi="Times New Roman" w:cs="Times New Roman"/>
          <w:sz w:val="22"/>
          <w:szCs w:val="22"/>
        </w:rPr>
        <w:t xml:space="preserve"> 204, 153–157. </w:t>
      </w:r>
      <w:hyperlink r:id="rId34" w:tgtFrame="_blank" w:tooltip="Persistent link using digital object identifier" w:history="1">
        <w:r w:rsidRPr="00D41990">
          <w:rPr>
            <w:rStyle w:val="anchor-text"/>
            <w:rFonts w:ascii="Times New Roman" w:hAnsi="Times New Roman" w:cs="Times New Roman"/>
            <w:sz w:val="22"/>
            <w:szCs w:val="22"/>
          </w:rPr>
          <w:t>https://doi.org/10.1016/j.fcr.2017.01.014</w:t>
        </w:r>
      </w:hyperlink>
      <w:r w:rsidRPr="00D41990">
        <w:rPr>
          <w:rFonts w:ascii="Times New Roman" w:hAnsi="Times New Roman" w:cs="Times New Roman"/>
          <w:sz w:val="22"/>
          <w:szCs w:val="22"/>
        </w:rPr>
        <w:t>.</w:t>
      </w:r>
    </w:p>
    <w:p w14:paraId="6DF13BF5"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Frederick, J.R., Woolley, J.T., Hesketh, J.D., and Peters, D.B. (1991). Seed yield and agronomic traits of old and modern soybean cultivars under irrigation and soil water-defi cit.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27, 71–82. </w:t>
      </w:r>
      <w:hyperlink r:id="rId35" w:tgtFrame="_blank" w:tooltip="Persistent link using digital object identifier" w:history="1">
        <w:r w:rsidRPr="00D41990">
          <w:rPr>
            <w:rStyle w:val="anchor-text"/>
            <w:rFonts w:ascii="Times New Roman" w:hAnsi="Times New Roman" w:cs="Times New Roman"/>
            <w:sz w:val="22"/>
            <w:szCs w:val="22"/>
          </w:rPr>
          <w:t>https://doi.org/10.1016/0378-4290(91)90023-O</w:t>
        </w:r>
      </w:hyperlink>
      <w:r w:rsidRPr="00D41990">
        <w:rPr>
          <w:rFonts w:ascii="Times New Roman" w:hAnsi="Times New Roman" w:cs="Times New Roman"/>
          <w:sz w:val="22"/>
          <w:szCs w:val="22"/>
        </w:rPr>
        <w:t>.</w:t>
      </w:r>
    </w:p>
    <w:p w14:paraId="5A961F76" w14:textId="0E2D576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Gajić, B., Kresović, B., Tapanarova, A., Životić, L., and Todorović, M. (2018). Effect of irrigation regime on yield, harvest index and water productivity of soybean grown under different precipitation conditions in a temperate environment. </w:t>
      </w:r>
      <w:r>
        <w:fldChar w:fldCharType="begin"/>
      </w:r>
      <w:ins w:id="104" w:author="Elvis F. Elli" w:date="2026-06-01T10:49:00Z" w16du:dateUtc="2026-06-01T15:49:00Z">
        <w:r w:rsidR="00446FF7">
          <w:instrText>HYPERLINK "https://api.box.com/wopi/files/2235867630688/WOPIServiceId_TP_BOX_2/WOPIUserId_28671858541/Agricultural Water Management 210"</w:instrText>
        </w:r>
      </w:ins>
      <w:del w:id="105" w:author="Elvis F. Elli" w:date="2026-06-01T10:49:00Z" w16du:dateUtc="2026-06-01T15:49:00Z">
        <w:r w:rsidDel="00446FF7">
          <w:delInstrText>HYPERLINK "Agricultural%20Water%20Management%20210"</w:delInstrText>
        </w:r>
      </w:del>
      <w:ins w:id="106" w:author="Elvis F. Elli" w:date="2026-06-01T10:49:00Z" w16du:dateUtc="2026-06-01T15:49:00Z"/>
      <w:r>
        <w:fldChar w:fldCharType="separate"/>
      </w:r>
      <w:r w:rsidRPr="00D41990">
        <w:rPr>
          <w:rStyle w:val="Hyperlink"/>
          <w:rFonts w:ascii="Times New Roman" w:hAnsi="Times New Roman" w:cs="Times New Roman"/>
          <w:i/>
          <w:iCs/>
          <w:color w:val="auto"/>
          <w:sz w:val="22"/>
          <w:szCs w:val="22"/>
          <w:u w:val="none"/>
        </w:rPr>
        <w:t>Agricultural Water Management</w:t>
      </w:r>
      <w:r w:rsidRPr="00D41990">
        <w:rPr>
          <w:rStyle w:val="Hyperlink"/>
          <w:rFonts w:ascii="Times New Roman" w:hAnsi="Times New Roman" w:cs="Times New Roman"/>
          <w:color w:val="auto"/>
          <w:sz w:val="22"/>
          <w:szCs w:val="22"/>
          <w:u w:val="none"/>
        </w:rPr>
        <w:t xml:space="preserve"> 210</w:t>
      </w:r>
      <w:r>
        <w:fldChar w:fldCharType="end"/>
      </w:r>
      <w:r w:rsidRPr="00D41990">
        <w:rPr>
          <w:rFonts w:ascii="Times New Roman" w:hAnsi="Times New Roman" w:cs="Times New Roman"/>
          <w:sz w:val="22"/>
          <w:szCs w:val="22"/>
        </w:rPr>
        <w:t>, 224–23. https://doi.org/10.1016/j.agwat.2018.08.002.</w:t>
      </w:r>
    </w:p>
    <w:p w14:paraId="4C41DCA4"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Garcia y Garcia, A., Persson, T., Guerra, L.C., and Hoohenboom, G. (2010). Response of soybean genotype to different irrigation regimes in a humid region of the southeastern USA. </w:t>
      </w:r>
      <w:r w:rsidRPr="00D41990">
        <w:rPr>
          <w:rFonts w:ascii="Times New Roman" w:hAnsi="Times New Roman" w:cs="Times New Roman"/>
          <w:i/>
          <w:iCs/>
          <w:sz w:val="22"/>
          <w:szCs w:val="22"/>
        </w:rPr>
        <w:t>Agricultural Water Management</w:t>
      </w:r>
      <w:r w:rsidRPr="00D41990">
        <w:rPr>
          <w:rFonts w:ascii="Times New Roman" w:hAnsi="Times New Roman" w:cs="Times New Roman"/>
          <w:sz w:val="22"/>
          <w:szCs w:val="22"/>
        </w:rPr>
        <w:t xml:space="preserve"> 9(7), 981-987. </w:t>
      </w:r>
      <w:hyperlink r:id="rId36" w:tgtFrame="_blank" w:tooltip="Persistent link using digital object identifier" w:history="1">
        <w:r w:rsidRPr="00D41990">
          <w:rPr>
            <w:rStyle w:val="anchor-text"/>
            <w:rFonts w:ascii="Times New Roman" w:hAnsi="Times New Roman" w:cs="Times New Roman"/>
            <w:sz w:val="22"/>
            <w:szCs w:val="22"/>
          </w:rPr>
          <w:t>https://doi.org/10.1016/j.agwat.2010.01.030</w:t>
        </w:r>
      </w:hyperlink>
      <w:r w:rsidRPr="00D41990">
        <w:rPr>
          <w:rFonts w:ascii="Times New Roman" w:hAnsi="Times New Roman" w:cs="Times New Roman"/>
          <w:sz w:val="22"/>
          <w:szCs w:val="22"/>
        </w:rPr>
        <w:t>.</w:t>
      </w:r>
    </w:p>
    <w:p w14:paraId="15BA5333"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He, J., Du Y-L, Wang, T., Turner, N.C., Yang, R-P., Jin, Y., Xi, Y., Zhang, C., Cui, T., Fang, X-W., and Li, F-M. (2017). Conserved water use improves the yield performance of soybean (</w:t>
      </w:r>
      <w:r w:rsidRPr="00D41990">
        <w:rPr>
          <w:rFonts w:ascii="Times New Roman" w:hAnsi="Times New Roman" w:cs="Times New Roman"/>
          <w:i/>
          <w:iCs/>
          <w:sz w:val="22"/>
          <w:szCs w:val="22"/>
        </w:rPr>
        <w:t>Glycine max</w:t>
      </w:r>
      <w:r w:rsidRPr="00D41990">
        <w:rPr>
          <w:rFonts w:ascii="Times New Roman" w:hAnsi="Times New Roman" w:cs="Times New Roman"/>
          <w:sz w:val="22"/>
          <w:szCs w:val="22"/>
        </w:rPr>
        <w:t xml:space="preserve"> (L.) Merr.) under drought. </w:t>
      </w:r>
      <w:r w:rsidRPr="00D41990">
        <w:rPr>
          <w:rFonts w:ascii="Times New Roman" w:hAnsi="Times New Roman" w:cs="Times New Roman"/>
          <w:i/>
          <w:iCs/>
          <w:sz w:val="22"/>
          <w:szCs w:val="22"/>
        </w:rPr>
        <w:t>Agricultural</w:t>
      </w:r>
      <w:r w:rsidRPr="00D41990">
        <w:rPr>
          <w:rFonts w:ascii="Times New Roman" w:hAnsi="Times New Roman" w:cs="Times New Roman"/>
          <w:sz w:val="22"/>
          <w:szCs w:val="22"/>
        </w:rPr>
        <w:t xml:space="preserve"> </w:t>
      </w:r>
      <w:r w:rsidRPr="00D41990">
        <w:rPr>
          <w:rFonts w:ascii="Times New Roman" w:hAnsi="Times New Roman" w:cs="Times New Roman"/>
          <w:i/>
          <w:iCs/>
          <w:sz w:val="22"/>
          <w:szCs w:val="22"/>
        </w:rPr>
        <w:t xml:space="preserve">Water Management </w:t>
      </w:r>
      <w:r w:rsidRPr="00D41990">
        <w:rPr>
          <w:rFonts w:ascii="Times New Roman" w:hAnsi="Times New Roman" w:cs="Times New Roman"/>
          <w:sz w:val="22"/>
          <w:szCs w:val="22"/>
        </w:rPr>
        <w:t xml:space="preserve">179, 236-245. </w:t>
      </w:r>
      <w:hyperlink r:id="rId37" w:tgtFrame="_blank" w:tooltip="Persistent link using digital object identifier" w:history="1">
        <w:r w:rsidRPr="00D41990">
          <w:rPr>
            <w:rStyle w:val="anchor-text"/>
            <w:rFonts w:ascii="Times New Roman" w:hAnsi="Times New Roman" w:cs="Times New Roman"/>
            <w:sz w:val="22"/>
            <w:szCs w:val="22"/>
          </w:rPr>
          <w:t>https://doi.org/10.1016/j.agwat.2016.07.008</w:t>
        </w:r>
      </w:hyperlink>
      <w:r w:rsidRPr="00D41990">
        <w:rPr>
          <w:rFonts w:ascii="Times New Roman" w:hAnsi="Times New Roman" w:cs="Times New Roman"/>
          <w:sz w:val="22"/>
          <w:szCs w:val="22"/>
        </w:rPr>
        <w:t>.</w:t>
      </w:r>
    </w:p>
    <w:p w14:paraId="28169A47"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Hütsch, B.W., and Schubert, S. (2017). Harvest index of maize (</w:t>
      </w:r>
      <w:r w:rsidRPr="00D41990">
        <w:rPr>
          <w:rFonts w:ascii="Times New Roman" w:hAnsi="Times New Roman" w:cs="Times New Roman"/>
          <w:i/>
          <w:iCs/>
          <w:sz w:val="22"/>
          <w:szCs w:val="22"/>
        </w:rPr>
        <w:t>Zea mays</w:t>
      </w:r>
      <w:r w:rsidRPr="00D41990">
        <w:rPr>
          <w:rFonts w:ascii="Times New Roman" w:hAnsi="Times New Roman" w:cs="Times New Roman"/>
          <w:sz w:val="22"/>
          <w:szCs w:val="22"/>
        </w:rPr>
        <w:t xml:space="preserve"> L.): are there possibilities for improvement? </w:t>
      </w:r>
      <w:r w:rsidRPr="00D41990">
        <w:rPr>
          <w:rFonts w:ascii="Times New Roman" w:hAnsi="Times New Roman" w:cs="Times New Roman"/>
          <w:i/>
          <w:iCs/>
          <w:sz w:val="22"/>
          <w:szCs w:val="22"/>
        </w:rPr>
        <w:t>Advances in</w:t>
      </w:r>
      <w:r w:rsidRPr="00D41990">
        <w:rPr>
          <w:rFonts w:ascii="Times New Roman" w:hAnsi="Times New Roman" w:cs="Times New Roman"/>
          <w:sz w:val="22"/>
          <w:szCs w:val="22"/>
        </w:rPr>
        <w:t xml:space="preserve"> </w:t>
      </w:r>
      <w:r w:rsidRPr="00D41990">
        <w:rPr>
          <w:rFonts w:ascii="Times New Roman" w:hAnsi="Times New Roman" w:cs="Times New Roman"/>
          <w:i/>
          <w:iCs/>
          <w:sz w:val="22"/>
          <w:szCs w:val="22"/>
        </w:rPr>
        <w:t>Agronomy</w:t>
      </w:r>
      <w:r w:rsidRPr="00D41990">
        <w:rPr>
          <w:rFonts w:ascii="Times New Roman" w:hAnsi="Times New Roman" w:cs="Times New Roman"/>
          <w:sz w:val="22"/>
          <w:szCs w:val="22"/>
        </w:rPr>
        <w:t xml:space="preserve"> 146, 37–82. https://doi.org/10.1016/bs. agron.2017.07.004.</w:t>
      </w:r>
    </w:p>
    <w:p w14:paraId="06296BF7" w14:textId="77777777" w:rsidR="00D41990" w:rsidRPr="00D41990" w:rsidRDefault="00D41990" w:rsidP="002D3E96">
      <w:pPr>
        <w:spacing w:before="120" w:after="120" w:line="240" w:lineRule="auto"/>
        <w:ind w:firstLine="432"/>
        <w:jc w:val="both"/>
        <w:rPr>
          <w:rFonts w:ascii="Times New Roman" w:hAnsi="Times New Roman" w:cs="Times New Roman"/>
          <w:color w:val="000000" w:themeColor="text1"/>
          <w:sz w:val="22"/>
          <w:szCs w:val="22"/>
        </w:rPr>
      </w:pPr>
      <w:r w:rsidRPr="00D41990">
        <w:rPr>
          <w:rFonts w:ascii="Times New Roman" w:hAnsi="Times New Roman" w:cs="Times New Roman"/>
          <w:color w:val="000000" w:themeColor="text1"/>
          <w:sz w:val="22"/>
          <w:szCs w:val="22"/>
        </w:rPr>
        <w:t xml:space="preserve">Jaga, P. K., and Sharma, S. (2015). Effect of bio-fertilizer and fertilizers on productivity of soybean. </w:t>
      </w:r>
      <w:r w:rsidRPr="00D41990">
        <w:rPr>
          <w:rFonts w:ascii="Times New Roman" w:hAnsi="Times New Roman" w:cs="Times New Roman"/>
          <w:i/>
          <w:iCs/>
          <w:color w:val="000000" w:themeColor="text1"/>
          <w:sz w:val="22"/>
          <w:szCs w:val="22"/>
        </w:rPr>
        <w:t>Annals of Plant and Soil Research</w:t>
      </w:r>
      <w:r w:rsidRPr="00D41990">
        <w:rPr>
          <w:rFonts w:ascii="Times New Roman" w:hAnsi="Times New Roman" w:cs="Times New Roman"/>
          <w:color w:val="000000" w:themeColor="text1"/>
          <w:sz w:val="22"/>
          <w:szCs w:val="22"/>
        </w:rPr>
        <w:t xml:space="preserve"> 17 (2), 171-174.</w:t>
      </w:r>
    </w:p>
    <w:p w14:paraId="7E1F91D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Jain, R. K., Joshi A., Chaudhary, H. R., Dashora A., Khatik C. L. (2017). Study on Genetic Variability, Heritability and Genetic Advance in Soybean [</w:t>
      </w:r>
      <w:r w:rsidRPr="00D41990">
        <w:rPr>
          <w:rFonts w:ascii="Times New Roman" w:hAnsi="Times New Roman" w:cs="Times New Roman"/>
          <w:i/>
          <w:iCs/>
          <w:sz w:val="22"/>
          <w:szCs w:val="22"/>
        </w:rPr>
        <w:t>Glycine max</w:t>
      </w:r>
      <w:r w:rsidRPr="00D41990">
        <w:rPr>
          <w:rFonts w:ascii="Times New Roman" w:hAnsi="Times New Roman" w:cs="Times New Roman"/>
          <w:sz w:val="22"/>
          <w:szCs w:val="22"/>
        </w:rPr>
        <w:t xml:space="preserve"> (L.) Merrill]. </w:t>
      </w:r>
      <w:r w:rsidRPr="00D41990">
        <w:rPr>
          <w:rFonts w:ascii="Times New Roman" w:hAnsi="Times New Roman" w:cs="Times New Roman"/>
          <w:i/>
          <w:iCs/>
          <w:sz w:val="22"/>
          <w:szCs w:val="22"/>
        </w:rPr>
        <w:t>Legume Research</w:t>
      </w:r>
      <w:r w:rsidRPr="00D41990">
        <w:rPr>
          <w:rFonts w:ascii="Times New Roman" w:hAnsi="Times New Roman" w:cs="Times New Roman"/>
          <w:sz w:val="22"/>
          <w:szCs w:val="22"/>
        </w:rPr>
        <w:t xml:space="preserve"> 41 (4), 532-536. https://doi:10.18805/LR-3874.</w:t>
      </w:r>
    </w:p>
    <w:p w14:paraId="1C2B886E" w14:textId="77777777" w:rsidR="00D41990" w:rsidRPr="00D41990" w:rsidRDefault="00D41990" w:rsidP="002D3E96">
      <w:pPr>
        <w:spacing w:before="120" w:after="120" w:line="240" w:lineRule="auto"/>
        <w:ind w:firstLine="432"/>
        <w:jc w:val="both"/>
        <w:rPr>
          <w:rStyle w:val="anchor-text"/>
          <w:rFonts w:ascii="Times New Roman" w:hAnsi="Times New Roman" w:cs="Times New Roman"/>
          <w:sz w:val="22"/>
          <w:szCs w:val="22"/>
        </w:rPr>
      </w:pPr>
      <w:r w:rsidRPr="00D41990">
        <w:rPr>
          <w:rStyle w:val="text"/>
          <w:rFonts w:ascii="Times New Roman" w:hAnsi="Times New Roman" w:cs="Times New Roman"/>
          <w:sz w:val="22"/>
          <w:szCs w:val="22"/>
        </w:rPr>
        <w:t>Jensen</w:t>
      </w:r>
      <w:r w:rsidRPr="00D41990">
        <w:rPr>
          <w:rFonts w:ascii="Times New Roman" w:hAnsi="Times New Roman" w:cs="Times New Roman"/>
          <w:sz w:val="22"/>
          <w:szCs w:val="22"/>
        </w:rPr>
        <w:t>,</w:t>
      </w:r>
      <w:r w:rsidRPr="00D41990">
        <w:rPr>
          <w:rStyle w:val="given-name"/>
          <w:rFonts w:ascii="Times New Roman" w:hAnsi="Times New Roman" w:cs="Times New Roman"/>
          <w:sz w:val="22"/>
          <w:szCs w:val="22"/>
        </w:rPr>
        <w:t xml:space="preserve"> S.M.</w:t>
      </w:r>
      <w:r w:rsidRPr="00D41990">
        <w:rPr>
          <w:rStyle w:val="react-xocs-alternative-link"/>
          <w:rFonts w:ascii="Times New Roman" w:hAnsi="Times New Roman" w:cs="Times New Roman"/>
          <w:sz w:val="22"/>
          <w:szCs w:val="22"/>
        </w:rPr>
        <w:t xml:space="preserve"> </w:t>
      </w:r>
      <w:r w:rsidRPr="00D41990">
        <w:rPr>
          <w:rFonts w:ascii="Times New Roman" w:hAnsi="Times New Roman" w:cs="Times New Roman"/>
          <w:sz w:val="22"/>
          <w:szCs w:val="22"/>
        </w:rPr>
        <w:t xml:space="preserve"> </w:t>
      </w:r>
      <w:r w:rsidRPr="00D41990">
        <w:rPr>
          <w:rStyle w:val="text"/>
          <w:rFonts w:ascii="Times New Roman" w:hAnsi="Times New Roman" w:cs="Times New Roman"/>
          <w:sz w:val="22"/>
          <w:szCs w:val="22"/>
        </w:rPr>
        <w:t>Svensgaard</w:t>
      </w:r>
      <w:r w:rsidRPr="00D41990">
        <w:rPr>
          <w:rFonts w:ascii="Times New Roman" w:hAnsi="Times New Roman" w:cs="Times New Roman"/>
          <w:sz w:val="22"/>
          <w:szCs w:val="22"/>
        </w:rPr>
        <w:t xml:space="preserve">, </w:t>
      </w:r>
      <w:r w:rsidRPr="00D41990">
        <w:rPr>
          <w:rStyle w:val="given-name"/>
          <w:rFonts w:ascii="Times New Roman" w:hAnsi="Times New Roman" w:cs="Times New Roman"/>
          <w:sz w:val="22"/>
          <w:szCs w:val="22"/>
        </w:rPr>
        <w:t xml:space="preserve">J., and </w:t>
      </w:r>
      <w:r w:rsidRPr="00D41990">
        <w:rPr>
          <w:rStyle w:val="text"/>
          <w:rFonts w:ascii="Times New Roman" w:hAnsi="Times New Roman" w:cs="Times New Roman"/>
          <w:sz w:val="22"/>
          <w:szCs w:val="22"/>
        </w:rPr>
        <w:t xml:space="preserve">Ritz. </w:t>
      </w:r>
      <w:r w:rsidRPr="00D41990">
        <w:rPr>
          <w:rStyle w:val="react-xocs-alternative-link"/>
          <w:rFonts w:ascii="Times New Roman" w:hAnsi="Times New Roman" w:cs="Times New Roman"/>
          <w:sz w:val="22"/>
          <w:szCs w:val="22"/>
        </w:rPr>
        <w:t xml:space="preserve"> </w:t>
      </w:r>
      <w:r w:rsidRPr="00D41990">
        <w:rPr>
          <w:rStyle w:val="given-name"/>
          <w:rFonts w:ascii="Times New Roman" w:hAnsi="Times New Roman" w:cs="Times New Roman"/>
          <w:sz w:val="22"/>
          <w:szCs w:val="22"/>
        </w:rPr>
        <w:t>C</w:t>
      </w:r>
      <w:r w:rsidRPr="00D41990">
        <w:rPr>
          <w:rFonts w:ascii="Times New Roman" w:hAnsi="Times New Roman" w:cs="Times New Roman"/>
          <w:sz w:val="22"/>
          <w:szCs w:val="22"/>
        </w:rPr>
        <w:t xml:space="preserve">. (2020). Estimation of the harvest index and the relative water content – two examples of composite variables in agronomy. </w:t>
      </w:r>
      <w:r w:rsidRPr="00D41990">
        <w:rPr>
          <w:rFonts w:ascii="Times New Roman" w:hAnsi="Times New Roman" w:cs="Times New Roman"/>
          <w:i/>
          <w:iCs/>
          <w:sz w:val="22"/>
          <w:szCs w:val="22"/>
        </w:rPr>
        <w:t xml:space="preserve">European Journal of Agronomy </w:t>
      </w:r>
      <w:r w:rsidRPr="00D41990">
        <w:rPr>
          <w:rFonts w:ascii="Times New Roman" w:hAnsi="Times New Roman" w:cs="Times New Roman"/>
          <w:sz w:val="22"/>
          <w:szCs w:val="22"/>
        </w:rPr>
        <w:t xml:space="preserve">112; 125962.  </w:t>
      </w:r>
      <w:hyperlink r:id="rId38" w:history="1">
        <w:r w:rsidRPr="00D41990">
          <w:rPr>
            <w:rStyle w:val="Hyperlink"/>
            <w:rFonts w:ascii="Times New Roman" w:hAnsi="Times New Roman" w:cs="Times New Roman"/>
            <w:color w:val="auto"/>
            <w:sz w:val="22"/>
            <w:szCs w:val="22"/>
            <w:u w:val="none"/>
          </w:rPr>
          <w:t>https://doi.org/10.1016/j.eja.2019.125962</w:t>
        </w:r>
      </w:hyperlink>
      <w:r w:rsidRPr="00D41990">
        <w:rPr>
          <w:rStyle w:val="anchor-text"/>
          <w:rFonts w:ascii="Times New Roman" w:hAnsi="Times New Roman" w:cs="Times New Roman"/>
          <w:sz w:val="22"/>
          <w:szCs w:val="22"/>
        </w:rPr>
        <w:t>.</w:t>
      </w:r>
    </w:p>
    <w:p w14:paraId="4D1D9FD4"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Jiang, W. Liu, X., Wang, X., and Yin, Y. (2019). Characteristics of yield and harvest index, and evaluation of balanced nutrient uptake of soybean in Northeast China. </w:t>
      </w:r>
      <w:r w:rsidRPr="00D41990">
        <w:rPr>
          <w:rFonts w:ascii="Times New Roman" w:hAnsi="Times New Roman" w:cs="Times New Roman"/>
          <w:i/>
          <w:iCs/>
          <w:sz w:val="22"/>
          <w:szCs w:val="22"/>
        </w:rPr>
        <w:t>Agronomy</w:t>
      </w:r>
      <w:r w:rsidRPr="00D41990">
        <w:rPr>
          <w:rFonts w:ascii="Times New Roman" w:hAnsi="Times New Roman" w:cs="Times New Roman"/>
          <w:sz w:val="22"/>
          <w:szCs w:val="22"/>
        </w:rPr>
        <w:t xml:space="preserve"> 9, 310; doi:10.3390/agronomy9060310.</w:t>
      </w:r>
    </w:p>
    <w:p w14:paraId="048966E1"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Jin, J., Liu, X., Wang, G., Mi, L., Shen, Z., Chen, X., and Herbert, S.J. (2010). Agronomic and physiological contributions to the yield improvement of soybean cultivars released from 1950 to 2006 in Northeast China.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115,116–123. doi:10.1016/j. fcr.2009.10.016.</w:t>
      </w:r>
    </w:p>
    <w:p w14:paraId="263C7791"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Jin, J., Wang, G.H. Liu, X.B. Pan, X.W. Herbert, S.J. and Tang, C.X. (2006). Interaction between phosphorus nutrition and drought on grain yield, and assimilation of phosphorus and nitrogen in two </w:t>
      </w:r>
      <w:r w:rsidRPr="00D41990">
        <w:rPr>
          <w:rFonts w:ascii="Times New Roman" w:hAnsi="Times New Roman" w:cs="Times New Roman"/>
          <w:sz w:val="22"/>
          <w:szCs w:val="22"/>
        </w:rPr>
        <w:lastRenderedPageBreak/>
        <w:t xml:space="preserve">soybean cultivars differing in protein concentration in grains. </w:t>
      </w:r>
      <w:r w:rsidRPr="00D41990">
        <w:rPr>
          <w:rFonts w:ascii="Times New Roman" w:hAnsi="Times New Roman" w:cs="Times New Roman"/>
          <w:i/>
          <w:iCs/>
          <w:sz w:val="22"/>
          <w:szCs w:val="22"/>
        </w:rPr>
        <w:t>Journal of Plant Nutrition</w:t>
      </w:r>
      <w:r w:rsidRPr="00D41990">
        <w:rPr>
          <w:rFonts w:ascii="Times New Roman" w:hAnsi="Times New Roman" w:cs="Times New Roman"/>
          <w:sz w:val="22"/>
          <w:szCs w:val="22"/>
        </w:rPr>
        <w:t xml:space="preserve"> 29,1433–1449. </w:t>
      </w:r>
      <w:hyperlink r:id="rId39" w:history="1">
        <w:r w:rsidRPr="00D41990">
          <w:rPr>
            <w:rFonts w:ascii="Times New Roman" w:hAnsi="Times New Roman" w:cs="Times New Roman"/>
            <w:sz w:val="22"/>
            <w:szCs w:val="22"/>
          </w:rPr>
          <w:t>https://doi.org/10.1080/01904160600837089</w:t>
        </w:r>
      </w:hyperlink>
      <w:r w:rsidRPr="00D41990">
        <w:rPr>
          <w:rFonts w:ascii="Times New Roman" w:hAnsi="Times New Roman" w:cs="Times New Roman"/>
          <w:sz w:val="22"/>
          <w:szCs w:val="22"/>
        </w:rPr>
        <w:t>.</w:t>
      </w:r>
    </w:p>
    <w:p w14:paraId="78C3C77F" w14:textId="77777777" w:rsidR="00D41990" w:rsidRPr="00D41990" w:rsidRDefault="00D41990" w:rsidP="0051501F">
      <w:pPr>
        <w:spacing w:before="120" w:after="120" w:line="240" w:lineRule="auto"/>
        <w:ind w:firstLine="432"/>
        <w:jc w:val="both"/>
        <w:rPr>
          <w:rFonts w:ascii="Times New Roman" w:hAnsi="Times New Roman" w:cs="Times New Roman"/>
          <w:sz w:val="22"/>
          <w:szCs w:val="22"/>
        </w:rPr>
      </w:pPr>
      <w:hyperlink r:id="rId40" w:history="1">
        <w:r w:rsidRPr="00D41990">
          <w:rPr>
            <w:rFonts w:ascii="Times New Roman" w:eastAsia="Times New Roman" w:hAnsi="Times New Roman" w:cs="Times New Roman"/>
            <w:kern w:val="0"/>
            <w:sz w:val="22"/>
            <w:szCs w:val="22"/>
            <w:bdr w:val="none" w:sz="0" w:space="0" w:color="auto" w:frame="1"/>
            <w14:ligatures w14:val="none"/>
          </w:rPr>
          <w:t>Johnson</w:t>
        </w:r>
      </w:hyperlink>
      <w:r w:rsidRPr="00D41990">
        <w:rPr>
          <w:rFonts w:ascii="Times New Roman" w:eastAsia="Times New Roman" w:hAnsi="Times New Roman" w:cs="Times New Roman"/>
          <w:kern w:val="0"/>
          <w:sz w:val="22"/>
          <w:szCs w:val="22"/>
          <w:bdr w:val="none" w:sz="0" w:space="0" w:color="auto" w:frame="1"/>
          <w14:ligatures w14:val="none"/>
        </w:rPr>
        <w:t xml:space="preserve">, D. R., and </w:t>
      </w:r>
      <w:hyperlink r:id="rId41" w:history="1">
        <w:r w:rsidRPr="00D41990">
          <w:rPr>
            <w:rFonts w:ascii="Times New Roman" w:eastAsia="Times New Roman" w:hAnsi="Times New Roman" w:cs="Times New Roman"/>
            <w:kern w:val="0"/>
            <w:sz w:val="22"/>
            <w:szCs w:val="22"/>
            <w:bdr w:val="none" w:sz="0" w:space="0" w:color="auto" w:frame="1"/>
            <w14:ligatures w14:val="none"/>
          </w:rPr>
          <w:t>Major</w:t>
        </w:r>
      </w:hyperlink>
      <w:r w:rsidRPr="00D41990">
        <w:rPr>
          <w:rFonts w:ascii="Times New Roman" w:eastAsia="Times New Roman" w:hAnsi="Times New Roman" w:cs="Times New Roman"/>
          <w:kern w:val="0"/>
          <w:sz w:val="22"/>
          <w:szCs w:val="22"/>
          <w:bdr w:val="none" w:sz="0" w:space="0" w:color="auto" w:frame="1"/>
          <w14:ligatures w14:val="none"/>
        </w:rPr>
        <w:t>, D. J. (</w:t>
      </w:r>
      <w:r w:rsidRPr="00D41990">
        <w:rPr>
          <w:rFonts w:ascii="Times New Roman" w:eastAsia="Times New Roman" w:hAnsi="Times New Roman" w:cs="Times New Roman"/>
          <w:kern w:val="0"/>
          <w:sz w:val="22"/>
          <w:szCs w:val="22"/>
          <w14:ligatures w14:val="none"/>
        </w:rPr>
        <w:t xml:space="preserve">1979). </w:t>
      </w:r>
      <w:r w:rsidRPr="00D41990">
        <w:rPr>
          <w:rFonts w:ascii="Times New Roman" w:eastAsia="Times New Roman" w:hAnsi="Times New Roman" w:cs="Times New Roman"/>
          <w:kern w:val="36"/>
          <w:sz w:val="22"/>
          <w:szCs w:val="22"/>
          <w14:ligatures w14:val="none"/>
        </w:rPr>
        <w:t>Harvest Index of Soybeans as Affected by Planting Date and Maturity Rating.</w:t>
      </w:r>
      <w:r w:rsidRPr="00D41990">
        <w:rPr>
          <w:rFonts w:ascii="Times New Roman" w:eastAsia="Times New Roman" w:hAnsi="Times New Roman" w:cs="Times New Roman"/>
          <w:kern w:val="0"/>
          <w:sz w:val="22"/>
          <w:szCs w:val="22"/>
          <w14:ligatures w14:val="none"/>
        </w:rPr>
        <w:t xml:space="preserve"> </w:t>
      </w:r>
      <w:r w:rsidRPr="00D41990">
        <w:rPr>
          <w:rFonts w:ascii="Times New Roman" w:eastAsia="Times New Roman" w:hAnsi="Times New Roman" w:cs="Times New Roman"/>
          <w:i/>
          <w:iCs/>
          <w:kern w:val="0"/>
          <w:sz w:val="22"/>
          <w:szCs w:val="22"/>
          <w14:ligatures w14:val="none"/>
        </w:rPr>
        <w:t xml:space="preserve">Agronomy Journal </w:t>
      </w:r>
      <w:r w:rsidRPr="00D41990">
        <w:rPr>
          <w:rFonts w:ascii="Times New Roman" w:eastAsia="Times New Roman" w:hAnsi="Times New Roman" w:cs="Times New Roman"/>
          <w:kern w:val="0"/>
          <w:sz w:val="22"/>
          <w:szCs w:val="22"/>
          <w14:ligatures w14:val="none"/>
        </w:rPr>
        <w:t>71,4</w:t>
      </w:r>
      <w:r w:rsidRPr="00D41990">
        <w:rPr>
          <w:rFonts w:ascii="Times New Roman" w:eastAsia="Times New Roman" w:hAnsi="Times New Roman" w:cs="Times New Roman"/>
          <w:i/>
          <w:iCs/>
          <w:kern w:val="0"/>
          <w:sz w:val="22"/>
          <w:szCs w:val="22"/>
          <w14:ligatures w14:val="none"/>
        </w:rPr>
        <w:t>:</w:t>
      </w:r>
      <w:r w:rsidRPr="00D41990">
        <w:rPr>
          <w:rFonts w:ascii="Times New Roman" w:hAnsi="Times New Roman" w:cs="Times New Roman"/>
          <w:sz w:val="22"/>
          <w:szCs w:val="22"/>
          <w:shd w:val="clear" w:color="auto" w:fill="FFFFFF"/>
        </w:rPr>
        <w:t xml:space="preserve"> 538-541. </w:t>
      </w:r>
      <w:r w:rsidRPr="00D41990">
        <w:rPr>
          <w:rFonts w:ascii="Times New Roman" w:eastAsia="Times New Roman" w:hAnsi="Times New Roman" w:cs="Times New Roman"/>
          <w:kern w:val="0"/>
          <w:sz w:val="22"/>
          <w:szCs w:val="22"/>
          <w14:ligatures w14:val="none"/>
        </w:rPr>
        <w:t xml:space="preserve"> </w:t>
      </w:r>
      <w:hyperlink r:id="rId42" w:history="1">
        <w:r w:rsidRPr="00D41990">
          <w:rPr>
            <w:rStyle w:val="Hyperlink"/>
            <w:rFonts w:ascii="Times New Roman" w:eastAsia="Times New Roman" w:hAnsi="Times New Roman" w:cs="Times New Roman"/>
            <w:color w:val="auto"/>
            <w:kern w:val="0"/>
            <w:sz w:val="22"/>
            <w:szCs w:val="22"/>
            <w:u w:val="none"/>
            <w14:ligatures w14:val="none"/>
          </w:rPr>
          <w:t>https://doi.org/10.2134/agronj1979.00021962007100040004x</w:t>
        </w:r>
      </w:hyperlink>
      <w:r w:rsidRPr="00D41990">
        <w:rPr>
          <w:rFonts w:ascii="Times New Roman" w:eastAsia="Times New Roman" w:hAnsi="Times New Roman" w:cs="Times New Roman"/>
          <w:kern w:val="0"/>
          <w:sz w:val="22"/>
          <w:szCs w:val="22"/>
          <w14:ligatures w14:val="none"/>
        </w:rPr>
        <w:t>.</w:t>
      </w:r>
    </w:p>
    <w:p w14:paraId="09C93A77"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Kane, M.V., Steele, C.C., and Grabau, L.J. (1997). Early maturing soybean cropping system.1. Yield responses to planting date.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89, 3: 454–458.</w:t>
      </w:r>
      <w:r w:rsidRPr="00D41990">
        <w:rPr>
          <w:rFonts w:ascii="Times New Roman" w:eastAsia="Times New Roman" w:hAnsi="Times New Roman" w:cs="Times New Roman"/>
          <w:color w:val="767676"/>
          <w:kern w:val="0"/>
          <w:sz w:val="22"/>
          <w:szCs w:val="22"/>
          <w:shd w:val="clear" w:color="auto" w:fill="FFFFFF"/>
          <w14:ligatures w14:val="none"/>
        </w:rPr>
        <w:t xml:space="preserve"> </w:t>
      </w:r>
      <w:hyperlink r:id="rId43" w:history="1">
        <w:r w:rsidRPr="00D41990">
          <w:rPr>
            <w:rFonts w:ascii="Times New Roman" w:eastAsia="Times New Roman" w:hAnsi="Times New Roman" w:cs="Times New Roman"/>
            <w:kern w:val="0"/>
            <w:sz w:val="22"/>
            <w:szCs w:val="22"/>
            <w14:ligatures w14:val="none"/>
          </w:rPr>
          <w:t>https://doi.org/10.2134/agronj1997.00021962008900030014x</w:t>
        </w:r>
      </w:hyperlink>
      <w:r w:rsidRPr="00D41990">
        <w:rPr>
          <w:rFonts w:ascii="Times New Roman" w:eastAsia="Times New Roman" w:hAnsi="Times New Roman" w:cs="Times New Roman"/>
          <w:kern w:val="0"/>
          <w:sz w:val="22"/>
          <w:szCs w:val="22"/>
          <w14:ligatures w14:val="none"/>
        </w:rPr>
        <w:t>.</w:t>
      </w:r>
    </w:p>
    <w:p w14:paraId="07D4AD4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Kawasaki, Y., Yamazaki, R., and Katayama, K. (2018). Effects of Late Sowing on Soybean Yields and Yield Components in Southwestern Japan. </w:t>
      </w:r>
      <w:r w:rsidRPr="00D41990">
        <w:rPr>
          <w:rFonts w:ascii="Times New Roman" w:hAnsi="Times New Roman" w:cs="Times New Roman"/>
          <w:i/>
          <w:iCs/>
          <w:sz w:val="22"/>
          <w:szCs w:val="22"/>
        </w:rPr>
        <w:t>Plant Production Science</w:t>
      </w:r>
      <w:r w:rsidRPr="00D41990">
        <w:rPr>
          <w:rFonts w:ascii="Times New Roman" w:hAnsi="Times New Roman" w:cs="Times New Roman"/>
          <w:sz w:val="22"/>
          <w:szCs w:val="22"/>
        </w:rPr>
        <w:t xml:space="preserve"> 21 (4), 339-348. https:// doi: 10.1080/1343943X.2018.1511376.</w:t>
      </w:r>
    </w:p>
    <w:p w14:paraId="0508C35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Kessler, A., Archontoulis, S. V., and Licht, M. A. (2020). Soybean yield and crop stage response to planting date and cultivar maturity in Iowa, USA.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112(1), 382–394. https://doi.org/10.1002/ agj2.20053.</w:t>
      </w:r>
    </w:p>
    <w:p w14:paraId="3C3B3ADF"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Kirnak, H., Dogan, E., Alpaslan, M., Celik, S., Boydak, E., and Copur, O. (2008). Drought stress imposed at different reproductive stages influences growth, yield and seed composition of soybean. </w:t>
      </w:r>
      <w:r w:rsidRPr="00D41990">
        <w:rPr>
          <w:rFonts w:ascii="Times New Roman" w:hAnsi="Times New Roman" w:cs="Times New Roman"/>
          <w:b/>
          <w:bCs/>
          <w:color w:val="737373"/>
          <w:sz w:val="22"/>
          <w:szCs w:val="22"/>
          <w:shd w:val="clear" w:color="auto" w:fill="FFFFFF"/>
        </w:rPr>
        <w:t> </w:t>
      </w:r>
      <w:hyperlink r:id="rId44" w:history="1">
        <w:r w:rsidRPr="00D41990">
          <w:rPr>
            <w:rFonts w:ascii="Times New Roman" w:hAnsi="Times New Roman" w:cs="Times New Roman"/>
            <w:i/>
            <w:iCs/>
            <w:sz w:val="22"/>
            <w:szCs w:val="22"/>
            <w:shd w:val="clear" w:color="auto" w:fill="FFFFFF"/>
          </w:rPr>
          <w:t>Philippine Agricultural Scientist</w:t>
        </w:r>
      </w:hyperlink>
      <w:r w:rsidRPr="00D41990">
        <w:rPr>
          <w:rFonts w:ascii="Times New Roman" w:hAnsi="Times New Roman" w:cs="Times New Roman"/>
          <w:sz w:val="22"/>
          <w:szCs w:val="22"/>
        </w:rPr>
        <w:t xml:space="preserve"> 91, 261–268.</w:t>
      </w:r>
    </w:p>
    <w:p w14:paraId="474E5B6C"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Koester, R. P., Skoneczka, J. A., Cary, T. R., Diers, B. W., Ainsworth, E. A. (2014). Historical gains in soybean (Glycine max Merr.) seed yield are driven by linear increases in light interception, energy conversion, and partitioning efficiencies. </w:t>
      </w:r>
      <w:r w:rsidRPr="00D41990">
        <w:rPr>
          <w:rFonts w:ascii="Times New Roman" w:hAnsi="Times New Roman" w:cs="Times New Roman"/>
          <w:i/>
          <w:iCs/>
          <w:sz w:val="22"/>
          <w:szCs w:val="22"/>
        </w:rPr>
        <w:t>Journal of Experimental Botany</w:t>
      </w:r>
      <w:r w:rsidRPr="00D41990">
        <w:rPr>
          <w:rFonts w:ascii="Times New Roman" w:hAnsi="Times New Roman" w:cs="Times New Roman"/>
          <w:sz w:val="22"/>
          <w:szCs w:val="22"/>
        </w:rPr>
        <w:t xml:space="preserve"> 65, 3311–3321. </w:t>
      </w:r>
      <w:hyperlink r:id="rId45" w:history="1">
        <w:r w:rsidRPr="00D41990">
          <w:rPr>
            <w:rFonts w:ascii="Times New Roman" w:hAnsi="Times New Roman" w:cs="Times New Roman"/>
            <w:sz w:val="22"/>
            <w:szCs w:val="22"/>
          </w:rPr>
          <w:t>https://doi.org/10.1093/jxb/eru187</w:t>
        </w:r>
      </w:hyperlink>
      <w:r w:rsidRPr="00D41990">
        <w:rPr>
          <w:rFonts w:ascii="Times New Roman" w:hAnsi="Times New Roman" w:cs="Times New Roman"/>
          <w:sz w:val="22"/>
          <w:szCs w:val="22"/>
        </w:rPr>
        <w:t>.</w:t>
      </w:r>
    </w:p>
    <w:p w14:paraId="241612F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Krisnawati, A., Aide, M. M. (2015). Variability of biomass and harvest index from several soybean genotypes as renewable energy source. </w:t>
      </w:r>
      <w:r w:rsidRPr="00D41990">
        <w:rPr>
          <w:rFonts w:ascii="Times New Roman" w:hAnsi="Times New Roman" w:cs="Times New Roman"/>
          <w:i/>
          <w:iCs/>
          <w:sz w:val="22"/>
          <w:szCs w:val="22"/>
        </w:rPr>
        <w:t>Energy Procedia</w:t>
      </w:r>
      <w:r w:rsidRPr="00D41990">
        <w:rPr>
          <w:rFonts w:ascii="Times New Roman" w:hAnsi="Times New Roman" w:cs="Times New Roman"/>
          <w:sz w:val="22"/>
          <w:szCs w:val="22"/>
        </w:rPr>
        <w:t xml:space="preserve"> 65, 14-21. </w:t>
      </w:r>
      <w:hyperlink r:id="rId46" w:tgtFrame="_blank" w:tooltip="Persistent link using digital object identifier" w:history="1">
        <w:r w:rsidRPr="00D41990">
          <w:rPr>
            <w:rStyle w:val="anchor-text"/>
            <w:rFonts w:ascii="Times New Roman" w:hAnsi="Times New Roman" w:cs="Times New Roman"/>
            <w:sz w:val="22"/>
            <w:szCs w:val="22"/>
          </w:rPr>
          <w:t>https://doi.org/10.1016/j.egypro.2015.01.023</w:t>
        </w:r>
      </w:hyperlink>
      <w:r w:rsidRPr="00D41990">
        <w:rPr>
          <w:rFonts w:ascii="Times New Roman" w:hAnsi="Times New Roman" w:cs="Times New Roman"/>
          <w:sz w:val="22"/>
          <w:szCs w:val="22"/>
        </w:rPr>
        <w:t>.</w:t>
      </w:r>
    </w:p>
    <w:p w14:paraId="7DE2EB5D"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Kumagai, E., and Sameshima, R. (2014). Genotypic differences in soybean yield responses to increasing temperature in a cool climate are related to maturity group. </w:t>
      </w:r>
      <w:r w:rsidRPr="00D41990">
        <w:rPr>
          <w:rFonts w:ascii="Times New Roman" w:hAnsi="Times New Roman" w:cs="Times New Roman"/>
          <w:i/>
          <w:iCs/>
          <w:sz w:val="22"/>
          <w:szCs w:val="22"/>
        </w:rPr>
        <w:t>Agricultural and Forest Meteorology</w:t>
      </w:r>
      <w:r w:rsidRPr="00D41990">
        <w:rPr>
          <w:rFonts w:ascii="Times New Roman" w:hAnsi="Times New Roman" w:cs="Times New Roman"/>
          <w:sz w:val="22"/>
          <w:szCs w:val="22"/>
        </w:rPr>
        <w:t xml:space="preserve"> 19, 265–272. </w:t>
      </w:r>
      <w:hyperlink r:id="rId47" w:tgtFrame="_blank" w:tooltip="Persistent link using digital object identifier" w:history="1">
        <w:r w:rsidRPr="00D41990">
          <w:rPr>
            <w:rStyle w:val="anchor-text"/>
            <w:rFonts w:ascii="Times New Roman" w:hAnsi="Times New Roman" w:cs="Times New Roman"/>
            <w:sz w:val="22"/>
            <w:szCs w:val="22"/>
          </w:rPr>
          <w:t>https://doi.org/10.1016/j.agrformet.2014.08.016</w:t>
        </w:r>
      </w:hyperlink>
      <w:r w:rsidRPr="00D41990">
        <w:rPr>
          <w:rFonts w:ascii="Times New Roman" w:hAnsi="Times New Roman" w:cs="Times New Roman"/>
          <w:sz w:val="22"/>
          <w:szCs w:val="22"/>
        </w:rPr>
        <w:t>.</w:t>
      </w:r>
    </w:p>
    <w:p w14:paraId="056C5A3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Kumudini, S. (2002). Trials and tribulations: A review of the role of assimilate supply in soybean genetic yield improvement.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75, 211–222. https://doi:10.1016/S0378-4290(02)00027-8.</w:t>
      </w:r>
    </w:p>
    <w:p w14:paraId="28CE3E43"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Kumudini, S., Hume, D.J., Chu, G.  (2001). Genetic improvement in short season soybeans: I. Dry matter accumulation, partitioning, and leaf area duration. </w:t>
      </w:r>
      <w:r w:rsidRPr="00D41990">
        <w:rPr>
          <w:rFonts w:ascii="Times New Roman" w:hAnsi="Times New Roman" w:cs="Times New Roman"/>
          <w:i/>
          <w:iCs/>
          <w:sz w:val="22"/>
          <w:szCs w:val="22"/>
        </w:rPr>
        <w:t>Agron. J</w:t>
      </w:r>
      <w:r w:rsidRPr="00D41990">
        <w:rPr>
          <w:rFonts w:ascii="Times New Roman" w:hAnsi="Times New Roman" w:cs="Times New Roman"/>
          <w:sz w:val="22"/>
          <w:szCs w:val="22"/>
        </w:rPr>
        <w:t xml:space="preserve"> 41, 391–398.</w:t>
      </w:r>
      <w:r w:rsidRPr="00D41990">
        <w:rPr>
          <w:rFonts w:ascii="Times New Roman" w:eastAsia="Times New Roman" w:hAnsi="Times New Roman" w:cs="Times New Roman"/>
          <w:kern w:val="0"/>
          <w:sz w:val="22"/>
          <w:szCs w:val="22"/>
          <w14:ligatures w14:val="none"/>
        </w:rPr>
        <w:t xml:space="preserve"> </w:t>
      </w:r>
      <w:hyperlink r:id="rId48" w:history="1">
        <w:r w:rsidRPr="00D41990">
          <w:rPr>
            <w:rFonts w:ascii="Times New Roman" w:eastAsia="Times New Roman" w:hAnsi="Times New Roman" w:cs="Times New Roman"/>
            <w:kern w:val="0"/>
            <w:sz w:val="22"/>
            <w:szCs w:val="22"/>
            <w14:ligatures w14:val="none"/>
          </w:rPr>
          <w:t>https://doi.org/10.2135/cropsci2001.412391x</w:t>
        </w:r>
      </w:hyperlink>
      <w:r w:rsidRPr="00D41990">
        <w:rPr>
          <w:rFonts w:ascii="Times New Roman" w:hAnsi="Times New Roman" w:cs="Times New Roman"/>
          <w:sz w:val="22"/>
          <w:szCs w:val="22"/>
        </w:rPr>
        <w:t>.</w:t>
      </w:r>
    </w:p>
    <w:p w14:paraId="0B3745FE"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Li, H., Luo, Y., Xue, X., Zhao, Y., Zhao, H., and Li, F. (2011). A comparison of harvest index estimation methods of winter wheat based on field measurements of biophysical and spectral data. </w:t>
      </w:r>
      <w:r w:rsidRPr="00D41990">
        <w:rPr>
          <w:rFonts w:ascii="Times New Roman" w:hAnsi="Times New Roman" w:cs="Times New Roman"/>
          <w:i/>
          <w:iCs/>
          <w:sz w:val="22"/>
          <w:szCs w:val="22"/>
        </w:rPr>
        <w:t>Biosystem Engineering</w:t>
      </w:r>
      <w:r w:rsidRPr="00D41990">
        <w:rPr>
          <w:rFonts w:ascii="Times New Roman" w:hAnsi="Times New Roman" w:cs="Times New Roman"/>
          <w:sz w:val="22"/>
          <w:szCs w:val="22"/>
        </w:rPr>
        <w:t xml:space="preserve"> 109 (4), 396-403. </w:t>
      </w:r>
      <w:hyperlink r:id="rId49" w:tgtFrame="_blank" w:tooltip="Persistent link using digital object identifier" w:history="1">
        <w:r w:rsidRPr="00D41990">
          <w:rPr>
            <w:rStyle w:val="anchor-text"/>
            <w:rFonts w:ascii="Times New Roman" w:hAnsi="Times New Roman" w:cs="Times New Roman"/>
            <w:sz w:val="22"/>
            <w:szCs w:val="22"/>
          </w:rPr>
          <w:t>https://doi.org/10.1016/j.biosystemseng.2011.05.005</w:t>
        </w:r>
      </w:hyperlink>
      <w:r w:rsidRPr="00D41990">
        <w:rPr>
          <w:rFonts w:ascii="Times New Roman" w:hAnsi="Times New Roman" w:cs="Times New Roman"/>
          <w:sz w:val="22"/>
          <w:szCs w:val="22"/>
        </w:rPr>
        <w:t>.</w:t>
      </w:r>
    </w:p>
    <w:p w14:paraId="6284D6D8"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Li, S., Teng, F., Rao, D., Yao, X., Zhang, H., Wang, H., Song, S., St. Martin, S. K., &amp; Xie, F. (2017). </w:t>
      </w:r>
      <w:r w:rsidRPr="00D41990">
        <w:rPr>
          <w:rStyle w:val="Emphasis"/>
          <w:rFonts w:ascii="Times New Roman" w:hAnsi="Times New Roman" w:cs="Times New Roman"/>
          <w:i w:val="0"/>
          <w:iCs w:val="0"/>
          <w:sz w:val="22"/>
          <w:szCs w:val="22"/>
        </w:rPr>
        <w:t>Agronomic traits of soybean cultivars released in different decades after grafting record-yield cultivar as rootstock</w:t>
      </w:r>
      <w:r w:rsidRPr="00D41990">
        <w:rPr>
          <w:rStyle w:val="Emphasis"/>
          <w:rFonts w:ascii="Times New Roman" w:hAnsi="Times New Roman" w:cs="Times New Roman"/>
          <w:sz w:val="22"/>
          <w:szCs w:val="22"/>
        </w:rPr>
        <w:t>.</w:t>
      </w:r>
      <w:r w:rsidRPr="00D41990">
        <w:rPr>
          <w:rFonts w:ascii="Times New Roman" w:hAnsi="Times New Roman" w:cs="Times New Roman"/>
          <w:sz w:val="22"/>
          <w:szCs w:val="22"/>
        </w:rPr>
        <w:t xml:space="preserve"> </w:t>
      </w:r>
      <w:r w:rsidRPr="00D41990">
        <w:rPr>
          <w:rStyle w:val="Emphasis"/>
          <w:rFonts w:ascii="Times New Roman" w:hAnsi="Times New Roman" w:cs="Times New Roman"/>
          <w:sz w:val="22"/>
          <w:szCs w:val="22"/>
        </w:rPr>
        <w:t>Plant Breeding</w:t>
      </w:r>
      <w:r w:rsidRPr="00D41990">
        <w:rPr>
          <w:rStyle w:val="Emphasis"/>
          <w:rFonts w:ascii="Times New Roman" w:hAnsi="Times New Roman" w:cs="Times New Roman"/>
          <w:i w:val="0"/>
          <w:iCs w:val="0"/>
          <w:sz w:val="22"/>
          <w:szCs w:val="22"/>
        </w:rPr>
        <w:t xml:space="preserve"> 136</w:t>
      </w:r>
      <w:r w:rsidRPr="00D41990">
        <w:rPr>
          <w:rFonts w:ascii="Times New Roman" w:hAnsi="Times New Roman" w:cs="Times New Roman"/>
          <w:i/>
          <w:iCs/>
          <w:sz w:val="22"/>
          <w:szCs w:val="22"/>
        </w:rPr>
        <w:t xml:space="preserve">(2), </w:t>
      </w:r>
      <w:r w:rsidRPr="00D41990">
        <w:rPr>
          <w:rFonts w:ascii="Times New Roman" w:hAnsi="Times New Roman" w:cs="Times New Roman"/>
          <w:sz w:val="22"/>
          <w:szCs w:val="22"/>
        </w:rPr>
        <w:t xml:space="preserve">133–138. </w:t>
      </w:r>
      <w:hyperlink r:id="rId50" w:history="1">
        <w:r w:rsidRPr="00D41990">
          <w:rPr>
            <w:rStyle w:val="Hyperlink"/>
            <w:rFonts w:ascii="Times New Roman" w:hAnsi="Times New Roman" w:cs="Times New Roman"/>
            <w:color w:val="auto"/>
            <w:sz w:val="22"/>
            <w:szCs w:val="22"/>
            <w:u w:val="none"/>
          </w:rPr>
          <w:t>https://doi.org/10.1111/pbr.12436</w:t>
        </w:r>
      </w:hyperlink>
      <w:r w:rsidRPr="00D41990">
        <w:rPr>
          <w:rFonts w:ascii="Times New Roman" w:hAnsi="Times New Roman" w:cs="Times New Roman"/>
          <w:sz w:val="22"/>
          <w:szCs w:val="22"/>
        </w:rPr>
        <w:t>.</w:t>
      </w:r>
    </w:p>
    <w:p w14:paraId="1D3317CE"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Maleki, A., Naderi, A., Naseri, R., Fathi, A., Bahamin, S., and Maleki, R. (2013). Physiological performance of soybean cultivars under drought stress. </w:t>
      </w:r>
      <w:r w:rsidRPr="00D41990">
        <w:rPr>
          <w:rFonts w:ascii="Times New Roman" w:hAnsi="Times New Roman" w:cs="Times New Roman"/>
          <w:i/>
          <w:iCs/>
          <w:sz w:val="22"/>
          <w:szCs w:val="22"/>
        </w:rPr>
        <w:t>Bull. Env. Pharmacol. Life Sci. 2</w:t>
      </w:r>
      <w:r w:rsidRPr="00D41990">
        <w:rPr>
          <w:rFonts w:ascii="Times New Roman" w:hAnsi="Times New Roman" w:cs="Times New Roman"/>
          <w:sz w:val="22"/>
          <w:szCs w:val="22"/>
        </w:rPr>
        <w:t xml:space="preserve">(6), 38–44. </w:t>
      </w:r>
      <w:hyperlink r:id="rId51" w:tgtFrame="_new" w:history="1">
        <w:r w:rsidRPr="00D41990">
          <w:rPr>
            <w:rFonts w:ascii="Times New Roman" w:hAnsi="Times New Roman" w:cs="Times New Roman"/>
            <w:sz w:val="22"/>
            <w:szCs w:val="22"/>
          </w:rPr>
          <w:t>http://www.bepls.com</w:t>
        </w:r>
      </w:hyperlink>
      <w:r w:rsidRPr="00D41990">
        <w:rPr>
          <w:rFonts w:ascii="Times New Roman" w:hAnsi="Times New Roman" w:cs="Times New Roman"/>
          <w:sz w:val="22"/>
          <w:szCs w:val="22"/>
        </w:rPr>
        <w:t>.</w:t>
      </w:r>
    </w:p>
    <w:p w14:paraId="4C24EC90" w14:textId="77777777" w:rsidR="00D41990" w:rsidRPr="007B7BCE" w:rsidRDefault="00D41990" w:rsidP="002D3E96">
      <w:pPr>
        <w:spacing w:before="120" w:after="120" w:line="240" w:lineRule="auto"/>
        <w:ind w:firstLine="432"/>
        <w:jc w:val="both"/>
        <w:rPr>
          <w:rFonts w:ascii="Times New Roman" w:hAnsi="Times New Roman" w:cs="Times New Roman"/>
          <w:sz w:val="22"/>
          <w:szCs w:val="22"/>
          <w:lang w:val="pt-BR"/>
          <w:rPrChange w:id="107" w:author="Elvis Felipe Elli" w:date="2026-05-19T10:40:00Z" w16du:dateUtc="2026-05-19T15:40:00Z">
            <w:rPr>
              <w:rFonts w:ascii="Times New Roman" w:hAnsi="Times New Roman" w:cs="Times New Roman"/>
              <w:sz w:val="22"/>
              <w:szCs w:val="22"/>
            </w:rPr>
          </w:rPrChange>
        </w:rPr>
      </w:pPr>
      <w:r w:rsidRPr="00D41990">
        <w:rPr>
          <w:rFonts w:ascii="Times New Roman" w:hAnsi="Times New Roman" w:cs="Times New Roman"/>
          <w:sz w:val="22"/>
          <w:szCs w:val="22"/>
        </w:rPr>
        <w:lastRenderedPageBreak/>
        <w:t xml:space="preserve">Mastrodomenico, A. T., and Purcell, L. C. (2012). Soybean nitrogen fixation and nitrogen remobilization during reproductive development. </w:t>
      </w:r>
      <w:r w:rsidRPr="007B7BCE">
        <w:rPr>
          <w:rStyle w:val="Emphasis"/>
          <w:rFonts w:ascii="Times New Roman" w:hAnsi="Times New Roman" w:cs="Times New Roman"/>
          <w:sz w:val="22"/>
          <w:szCs w:val="22"/>
          <w:lang w:val="pt-BR"/>
          <w:rPrChange w:id="108" w:author="Elvis Felipe Elli" w:date="2026-05-19T10:40:00Z" w16du:dateUtc="2026-05-19T15:40:00Z">
            <w:rPr>
              <w:rStyle w:val="Emphasis"/>
              <w:rFonts w:ascii="Times New Roman" w:hAnsi="Times New Roman" w:cs="Times New Roman"/>
              <w:sz w:val="22"/>
              <w:szCs w:val="22"/>
            </w:rPr>
          </w:rPrChange>
        </w:rPr>
        <w:t>Crop Science 52</w:t>
      </w:r>
      <w:r w:rsidRPr="007B7BCE">
        <w:rPr>
          <w:rFonts w:ascii="Times New Roman" w:hAnsi="Times New Roman" w:cs="Times New Roman"/>
          <w:sz w:val="22"/>
          <w:szCs w:val="22"/>
          <w:lang w:val="pt-BR"/>
          <w:rPrChange w:id="109" w:author="Elvis Felipe Elli" w:date="2026-05-19T10:40:00Z" w16du:dateUtc="2026-05-19T15:40:00Z">
            <w:rPr>
              <w:rFonts w:ascii="Times New Roman" w:hAnsi="Times New Roman" w:cs="Times New Roman"/>
              <w:sz w:val="22"/>
              <w:szCs w:val="22"/>
            </w:rPr>
          </w:rPrChange>
        </w:rPr>
        <w:t xml:space="preserve">(3), 1234–1245. </w:t>
      </w:r>
      <w:r>
        <w:fldChar w:fldCharType="begin"/>
      </w:r>
      <w:r w:rsidRPr="007B7BCE">
        <w:rPr>
          <w:lang w:val="pt-BR"/>
          <w:rPrChange w:id="110" w:author="Elvis Felipe Elli" w:date="2026-05-19T10:40:00Z" w16du:dateUtc="2026-05-19T15:40:00Z">
            <w:rPr/>
          </w:rPrChange>
        </w:rPr>
        <w:instrText>HYPERLINK "https://doi.org/10.2135/cropsci2011.08.0414"</w:instrText>
      </w:r>
      <w:r>
        <w:fldChar w:fldCharType="separate"/>
      </w:r>
      <w:r w:rsidRPr="007B7BCE">
        <w:rPr>
          <w:rStyle w:val="Hyperlink"/>
          <w:rFonts w:ascii="Times New Roman" w:hAnsi="Times New Roman" w:cs="Times New Roman"/>
          <w:color w:val="auto"/>
          <w:sz w:val="22"/>
          <w:szCs w:val="22"/>
          <w:u w:val="none"/>
          <w:lang w:val="pt-BR"/>
          <w:rPrChange w:id="111" w:author="Elvis Felipe Elli" w:date="2026-05-19T10:40:00Z" w16du:dateUtc="2026-05-19T15:40:00Z">
            <w:rPr>
              <w:rStyle w:val="Hyperlink"/>
              <w:rFonts w:ascii="Times New Roman" w:hAnsi="Times New Roman" w:cs="Times New Roman"/>
              <w:color w:val="auto"/>
              <w:sz w:val="22"/>
              <w:szCs w:val="22"/>
              <w:u w:val="none"/>
            </w:rPr>
          </w:rPrChange>
        </w:rPr>
        <w:t>https://doi.org/10.2135/cropsci2011.08.0414</w:t>
      </w:r>
      <w:r>
        <w:fldChar w:fldCharType="end"/>
      </w:r>
      <w:r w:rsidRPr="007B7BCE">
        <w:rPr>
          <w:rFonts w:ascii="Times New Roman" w:hAnsi="Times New Roman" w:cs="Times New Roman"/>
          <w:sz w:val="22"/>
          <w:szCs w:val="22"/>
          <w:lang w:val="pt-BR"/>
          <w:rPrChange w:id="112" w:author="Elvis Felipe Elli" w:date="2026-05-19T10:40:00Z" w16du:dateUtc="2026-05-19T15:40:00Z">
            <w:rPr>
              <w:rFonts w:ascii="Times New Roman" w:hAnsi="Times New Roman" w:cs="Times New Roman"/>
              <w:sz w:val="22"/>
              <w:szCs w:val="22"/>
            </w:rPr>
          </w:rPrChange>
        </w:rPr>
        <w:t>.</w:t>
      </w:r>
    </w:p>
    <w:p w14:paraId="3F942907"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7B7BCE">
        <w:rPr>
          <w:rFonts w:ascii="Times New Roman" w:hAnsi="Times New Roman" w:cs="Times New Roman"/>
          <w:sz w:val="22"/>
          <w:szCs w:val="22"/>
          <w:lang w:val="pt-BR"/>
          <w:rPrChange w:id="113" w:author="Elvis Felipe Elli" w:date="2026-05-19T10:40:00Z" w16du:dateUtc="2026-05-19T15:40:00Z">
            <w:rPr>
              <w:rFonts w:ascii="Times New Roman" w:hAnsi="Times New Roman" w:cs="Times New Roman"/>
              <w:sz w:val="22"/>
              <w:szCs w:val="22"/>
            </w:rPr>
          </w:rPrChange>
        </w:rPr>
        <w:t xml:space="preserve">Monzon, J.P., La Menza, N.C., Cerrudo, A., Canepa, M., Edreira, J.I.R., Specht, J., Andrade, F.H., Grassini, P. (2021). </w:t>
      </w:r>
      <w:r w:rsidRPr="00D41990">
        <w:rPr>
          <w:rFonts w:ascii="Times New Roman" w:hAnsi="Times New Roman" w:cs="Times New Roman"/>
          <w:sz w:val="22"/>
          <w:szCs w:val="22"/>
        </w:rPr>
        <w:t xml:space="preserve">Critical period for seed number determination in soybean as determined by crop growth rate, duration, and dry matter accumulation.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261, 108016. </w:t>
      </w:r>
      <w:hyperlink r:id="rId52" w:history="1">
        <w:r w:rsidRPr="00D41990">
          <w:rPr>
            <w:rStyle w:val="Hyperlink"/>
            <w:rFonts w:ascii="Times New Roman" w:hAnsi="Times New Roman" w:cs="Times New Roman"/>
            <w:color w:val="auto"/>
            <w:sz w:val="22"/>
            <w:szCs w:val="22"/>
            <w:u w:val="none"/>
          </w:rPr>
          <w:t>https://doi.org/10.1016/j.fcr.2020.108016</w:t>
        </w:r>
      </w:hyperlink>
      <w:r w:rsidRPr="00D41990">
        <w:rPr>
          <w:rFonts w:ascii="Times New Roman" w:hAnsi="Times New Roman" w:cs="Times New Roman"/>
          <w:sz w:val="22"/>
          <w:szCs w:val="22"/>
        </w:rPr>
        <w:t>.</w:t>
      </w:r>
    </w:p>
    <w:p w14:paraId="31F6CDC8"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eastAsia="Times New Roman" w:hAnsi="Times New Roman" w:cs="Times New Roman"/>
          <w:kern w:val="0"/>
          <w:sz w:val="22"/>
          <w:szCs w:val="22"/>
          <w14:ligatures w14:val="none"/>
        </w:rPr>
        <w:t xml:space="preserve">Moosavi, S.S., Mirhadi, S. M.J. Imani, A.A., and Mohammadpour Khanghah, A. (2011). Studying the effects of different planting dates on biological yield, harvest index and some morphological features of soybean cultivars in cold region of Ardabil. </w:t>
      </w:r>
      <w:hyperlink r:id="rId53" w:history="1">
        <w:r w:rsidRPr="00D41990">
          <w:rPr>
            <w:rFonts w:ascii="Times New Roman" w:hAnsi="Times New Roman" w:cs="Times New Roman"/>
            <w:i/>
            <w:iCs/>
            <w:sz w:val="22"/>
            <w:szCs w:val="22"/>
          </w:rPr>
          <w:t>Advances in Environmental Biology</w:t>
        </w:r>
      </w:hyperlink>
      <w:r w:rsidRPr="00D41990">
        <w:rPr>
          <w:rFonts w:ascii="Times New Roman" w:hAnsi="Times New Roman" w:cs="Times New Roman"/>
          <w:sz w:val="22"/>
          <w:szCs w:val="22"/>
        </w:rPr>
        <w:t xml:space="preserve"> 5(8), 2149-2152.</w:t>
      </w:r>
    </w:p>
    <w:p w14:paraId="64413C22"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Morrison, M.J., Voldeng, H.D., and Cober, E.R. (1999). Physiological changes from 58 years of genetic improvement of short-season soybean cultivars in Canada. Agronomy Journal 91,685–689. doi:10.2134/ agronj1999.914685x. </w:t>
      </w:r>
    </w:p>
    <w:p w14:paraId="35ACD352" w14:textId="77777777" w:rsidR="00D41990" w:rsidRPr="007B7BCE" w:rsidRDefault="00D41990" w:rsidP="002D3E96">
      <w:pPr>
        <w:spacing w:before="120" w:after="120" w:line="240" w:lineRule="auto"/>
        <w:ind w:firstLine="432"/>
        <w:jc w:val="both"/>
        <w:rPr>
          <w:rFonts w:ascii="Times New Roman" w:hAnsi="Times New Roman" w:cs="Times New Roman"/>
          <w:sz w:val="22"/>
          <w:szCs w:val="22"/>
          <w:lang w:val="pt-BR"/>
          <w:rPrChange w:id="114" w:author="Elvis Felipe Elli" w:date="2026-05-19T10:40:00Z" w16du:dateUtc="2026-05-19T15:40:00Z">
            <w:rPr>
              <w:rFonts w:ascii="Times New Roman" w:hAnsi="Times New Roman" w:cs="Times New Roman"/>
              <w:sz w:val="22"/>
              <w:szCs w:val="22"/>
            </w:rPr>
          </w:rPrChange>
        </w:rPr>
      </w:pPr>
      <w:r w:rsidRPr="00D41990">
        <w:rPr>
          <w:rFonts w:ascii="Times New Roman" w:hAnsi="Times New Roman" w:cs="Times New Roman"/>
          <w:sz w:val="22"/>
          <w:szCs w:val="22"/>
        </w:rPr>
        <w:t xml:space="preserve">Mushoriwa, H., Mathew, I., Gwata, E. T., Tongoona, P., and Derera, J. (2022). </w:t>
      </w:r>
      <w:r w:rsidRPr="00D41990">
        <w:rPr>
          <w:rStyle w:val="Emphasis"/>
          <w:rFonts w:ascii="Times New Roman" w:hAnsi="Times New Roman" w:cs="Times New Roman"/>
          <w:i w:val="0"/>
          <w:iCs w:val="0"/>
          <w:sz w:val="22"/>
          <w:szCs w:val="22"/>
        </w:rPr>
        <w:t>Grain yield potential and stability of soybean genotypes of different ages across diverse environments in southern Africa.</w:t>
      </w:r>
      <w:r w:rsidRPr="00D41990">
        <w:rPr>
          <w:rFonts w:ascii="Times New Roman" w:hAnsi="Times New Roman" w:cs="Times New Roman"/>
          <w:sz w:val="22"/>
          <w:szCs w:val="22"/>
        </w:rPr>
        <w:t xml:space="preserve"> </w:t>
      </w:r>
      <w:r w:rsidRPr="007B7BCE">
        <w:rPr>
          <w:rStyle w:val="Strong"/>
          <w:rFonts w:ascii="Times New Roman" w:hAnsi="Times New Roman" w:cs="Times New Roman"/>
          <w:b w:val="0"/>
          <w:bCs w:val="0"/>
          <w:i/>
          <w:iCs/>
          <w:sz w:val="22"/>
          <w:szCs w:val="22"/>
          <w:lang w:val="pt-BR"/>
          <w:rPrChange w:id="115" w:author="Elvis Felipe Elli" w:date="2026-05-19T10:40:00Z" w16du:dateUtc="2026-05-19T15:40:00Z">
            <w:rPr>
              <w:rStyle w:val="Strong"/>
              <w:rFonts w:ascii="Times New Roman" w:hAnsi="Times New Roman" w:cs="Times New Roman"/>
              <w:b w:val="0"/>
              <w:bCs w:val="0"/>
              <w:i/>
              <w:iCs/>
              <w:sz w:val="22"/>
              <w:szCs w:val="22"/>
            </w:rPr>
          </w:rPrChange>
        </w:rPr>
        <w:t>Agronomy</w:t>
      </w:r>
      <w:r w:rsidRPr="007B7BCE">
        <w:rPr>
          <w:rStyle w:val="Strong"/>
          <w:rFonts w:ascii="Times New Roman" w:hAnsi="Times New Roman" w:cs="Times New Roman"/>
          <w:b w:val="0"/>
          <w:bCs w:val="0"/>
          <w:sz w:val="22"/>
          <w:szCs w:val="22"/>
          <w:lang w:val="pt-BR"/>
          <w:rPrChange w:id="116" w:author="Elvis Felipe Elli" w:date="2026-05-19T10:40:00Z" w16du:dateUtc="2026-05-19T15:40:00Z">
            <w:rPr>
              <w:rStyle w:val="Strong"/>
              <w:rFonts w:ascii="Times New Roman" w:hAnsi="Times New Roman" w:cs="Times New Roman"/>
              <w:b w:val="0"/>
              <w:bCs w:val="0"/>
              <w:sz w:val="22"/>
              <w:szCs w:val="22"/>
            </w:rPr>
          </w:rPrChange>
        </w:rPr>
        <w:t xml:space="preserve"> 12</w:t>
      </w:r>
      <w:r w:rsidRPr="007B7BCE">
        <w:rPr>
          <w:rFonts w:ascii="Times New Roman" w:hAnsi="Times New Roman" w:cs="Times New Roman"/>
          <w:sz w:val="22"/>
          <w:szCs w:val="22"/>
          <w:lang w:val="pt-BR"/>
          <w:rPrChange w:id="117" w:author="Elvis Felipe Elli" w:date="2026-05-19T10:40:00Z" w16du:dateUtc="2026-05-19T15:40:00Z">
            <w:rPr>
              <w:rFonts w:ascii="Times New Roman" w:hAnsi="Times New Roman" w:cs="Times New Roman"/>
              <w:sz w:val="22"/>
              <w:szCs w:val="22"/>
            </w:rPr>
          </w:rPrChange>
        </w:rPr>
        <w:t xml:space="preserve">(5), 1147. </w:t>
      </w:r>
      <w:r>
        <w:fldChar w:fldCharType="begin"/>
      </w:r>
      <w:r w:rsidRPr="007B7BCE">
        <w:rPr>
          <w:lang w:val="pt-BR"/>
          <w:rPrChange w:id="118" w:author="Elvis Felipe Elli" w:date="2026-05-19T10:40:00Z" w16du:dateUtc="2026-05-19T15:40:00Z">
            <w:rPr/>
          </w:rPrChange>
        </w:rPr>
        <w:instrText>HYPERLINK "https://doi.org/10.3390/agronomy12051147"</w:instrText>
      </w:r>
      <w:r>
        <w:fldChar w:fldCharType="separate"/>
      </w:r>
      <w:r w:rsidRPr="007B7BCE">
        <w:rPr>
          <w:rStyle w:val="Hyperlink"/>
          <w:rFonts w:ascii="Times New Roman" w:hAnsi="Times New Roman" w:cs="Times New Roman"/>
          <w:color w:val="auto"/>
          <w:sz w:val="22"/>
          <w:szCs w:val="22"/>
          <w:u w:val="none"/>
          <w:lang w:val="pt-BR"/>
          <w:rPrChange w:id="119" w:author="Elvis Felipe Elli" w:date="2026-05-19T10:40:00Z" w16du:dateUtc="2026-05-19T15:40:00Z">
            <w:rPr>
              <w:rStyle w:val="Hyperlink"/>
              <w:rFonts w:ascii="Times New Roman" w:hAnsi="Times New Roman" w:cs="Times New Roman"/>
              <w:color w:val="auto"/>
              <w:sz w:val="22"/>
              <w:szCs w:val="22"/>
              <w:u w:val="none"/>
            </w:rPr>
          </w:rPrChange>
        </w:rPr>
        <w:t>https://doi.org/10.3390/agronomy12051147</w:t>
      </w:r>
      <w:r>
        <w:fldChar w:fldCharType="end"/>
      </w:r>
      <w:r w:rsidRPr="007B7BCE">
        <w:rPr>
          <w:rFonts w:ascii="Times New Roman" w:hAnsi="Times New Roman" w:cs="Times New Roman"/>
          <w:sz w:val="22"/>
          <w:szCs w:val="22"/>
          <w:lang w:val="pt-BR"/>
          <w:rPrChange w:id="120" w:author="Elvis Felipe Elli" w:date="2026-05-19T10:40:00Z" w16du:dateUtc="2026-05-19T15:40:00Z">
            <w:rPr>
              <w:rFonts w:ascii="Times New Roman" w:hAnsi="Times New Roman" w:cs="Times New Roman"/>
              <w:sz w:val="22"/>
              <w:szCs w:val="22"/>
            </w:rPr>
          </w:rPrChange>
        </w:rPr>
        <w:t>.</w:t>
      </w:r>
    </w:p>
    <w:p w14:paraId="4233CB01"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7B7BCE">
        <w:rPr>
          <w:rFonts w:ascii="Times New Roman" w:hAnsi="Times New Roman" w:cs="Times New Roman"/>
          <w:sz w:val="22"/>
          <w:szCs w:val="22"/>
          <w:lang w:val="pt-BR"/>
          <w:rPrChange w:id="121" w:author="Elvis Felipe Elli" w:date="2026-05-19T10:40:00Z" w16du:dateUtc="2026-05-19T15:40:00Z">
            <w:rPr>
              <w:rFonts w:ascii="Times New Roman" w:hAnsi="Times New Roman" w:cs="Times New Roman"/>
              <w:sz w:val="22"/>
              <w:szCs w:val="22"/>
            </w:rPr>
          </w:rPrChange>
        </w:rPr>
        <w:t xml:space="preserve">Nget, R., Aguilar, E. A., Cruz, P. C. S., Reaño, C. E., Sanchez, P. B., Reyes, M. R., and Vara Prasad, P. V. (2022). </w:t>
      </w:r>
      <w:r w:rsidRPr="00D41990">
        <w:rPr>
          <w:rFonts w:ascii="Times New Roman" w:hAnsi="Times New Roman" w:cs="Times New Roman"/>
          <w:sz w:val="22"/>
          <w:szCs w:val="22"/>
        </w:rPr>
        <w:t xml:space="preserve">Responses of soybean genotypes to different nitrogen and phosphorus sources: impacts on yield components, seed yield, and seed protein. </w:t>
      </w:r>
      <w:r w:rsidRPr="00D41990">
        <w:rPr>
          <w:rFonts w:ascii="Times New Roman" w:hAnsi="Times New Roman" w:cs="Times New Roman"/>
          <w:i/>
          <w:iCs/>
          <w:sz w:val="22"/>
          <w:szCs w:val="22"/>
        </w:rPr>
        <w:t>Plants</w:t>
      </w:r>
      <w:r w:rsidRPr="00D41990">
        <w:rPr>
          <w:rFonts w:ascii="Times New Roman" w:hAnsi="Times New Roman" w:cs="Times New Roman"/>
          <w:sz w:val="22"/>
          <w:szCs w:val="22"/>
        </w:rPr>
        <w:t xml:space="preserve"> 11(3), 298. </w:t>
      </w:r>
      <w:hyperlink r:id="rId54" w:history="1">
        <w:r w:rsidRPr="00D41990">
          <w:rPr>
            <w:rStyle w:val="Hyperlink"/>
            <w:rFonts w:ascii="Times New Roman" w:hAnsi="Times New Roman" w:cs="Times New Roman"/>
            <w:color w:val="auto"/>
            <w:sz w:val="22"/>
            <w:szCs w:val="22"/>
            <w:u w:val="none"/>
          </w:rPr>
          <w:t>https://doi.org/10.3390/plants11030298</w:t>
        </w:r>
      </w:hyperlink>
      <w:r w:rsidRPr="00D41990">
        <w:rPr>
          <w:rFonts w:ascii="Times New Roman" w:hAnsi="Times New Roman" w:cs="Times New Roman"/>
          <w:sz w:val="22"/>
          <w:szCs w:val="22"/>
        </w:rPr>
        <w:t>.</w:t>
      </w:r>
    </w:p>
    <w:p w14:paraId="57FFB383"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Pask, A., Pietragalla, J., Mullan, D. (2012). Physiological breeding II: a field guide to wheat phenotyping. </w:t>
      </w:r>
      <w:r w:rsidRPr="00D41990">
        <w:rPr>
          <w:rFonts w:ascii="Times New Roman" w:hAnsi="Times New Roman" w:cs="Times New Roman"/>
          <w:i/>
          <w:iCs/>
          <w:sz w:val="22"/>
          <w:szCs w:val="22"/>
        </w:rPr>
        <w:t>Chemistry (Easton).</w:t>
      </w:r>
      <w:r w:rsidRPr="00D41990">
        <w:rPr>
          <w:rFonts w:ascii="Times New Roman" w:hAnsi="Times New Roman" w:cs="Times New Roman"/>
          <w:sz w:val="22"/>
          <w:szCs w:val="22"/>
        </w:rPr>
        <w:t xml:space="preserve"> https://doi.org/10.1017/CBO9781107415324. 004.</w:t>
      </w:r>
    </w:p>
    <w:p w14:paraId="079693BE"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Pedersen, P., and J.G. Lauer. 2004a. Response of soybean yield components to management system and planting date.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96,1372– 1381. doi:10.2134/agronj2004.1372.</w:t>
      </w:r>
    </w:p>
    <w:p w14:paraId="36AE89C2"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Pedersen, P., and Lauer, J. G. (2004). Response of soybean yield components to management system and planting date.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96 (5), 1372–1381.</w:t>
      </w:r>
      <w:r w:rsidRPr="00D41990">
        <w:rPr>
          <w:rFonts w:ascii="Times New Roman" w:eastAsia="Times New Roman" w:hAnsi="Times New Roman" w:cs="Times New Roman"/>
          <w:kern w:val="0"/>
          <w:sz w:val="22"/>
          <w:szCs w:val="22"/>
          <w14:ligatures w14:val="none"/>
        </w:rPr>
        <w:t xml:space="preserve"> </w:t>
      </w:r>
      <w:hyperlink r:id="rId55" w:history="1">
        <w:r w:rsidRPr="00D41990">
          <w:rPr>
            <w:rFonts w:ascii="Times New Roman" w:eastAsia="Times New Roman" w:hAnsi="Times New Roman" w:cs="Times New Roman"/>
            <w:kern w:val="0"/>
            <w:sz w:val="22"/>
            <w:szCs w:val="22"/>
            <w14:ligatures w14:val="none"/>
          </w:rPr>
          <w:t>https://doi.org/10.2134/agronj2004.1372</w:t>
        </w:r>
      </w:hyperlink>
      <w:r w:rsidRPr="00D41990">
        <w:rPr>
          <w:rFonts w:ascii="Times New Roman" w:eastAsia="Times New Roman" w:hAnsi="Times New Roman" w:cs="Times New Roman"/>
          <w:kern w:val="0"/>
          <w:sz w:val="22"/>
          <w:szCs w:val="22"/>
          <w14:ligatures w14:val="none"/>
        </w:rPr>
        <w:t>.</w:t>
      </w:r>
    </w:p>
    <w:p w14:paraId="60E7B7FC"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Pieralisi, B., Sharma, R.K., Golden, B., Bond, J., Cook, D., Irby, J., Cox, M., Dhillon, J. (2024). Planting time and variety effects on biomass, harvest index, and yield of irrigated soybean in mid-Southern United States. </w:t>
      </w:r>
      <w:r w:rsidRPr="00D41990">
        <w:rPr>
          <w:rFonts w:ascii="Times New Roman" w:hAnsi="Times New Roman" w:cs="Times New Roman"/>
          <w:i/>
          <w:iCs/>
          <w:sz w:val="22"/>
          <w:szCs w:val="22"/>
        </w:rPr>
        <w:t>Crop, Forage &amp; Turfgrass Management</w:t>
      </w:r>
      <w:r w:rsidRPr="00D41990">
        <w:rPr>
          <w:rFonts w:ascii="Times New Roman" w:hAnsi="Times New Roman" w:cs="Times New Roman"/>
          <w:sz w:val="22"/>
          <w:szCs w:val="22"/>
        </w:rPr>
        <w:t xml:space="preserve">. 10, (2). </w:t>
      </w:r>
      <w:r w:rsidRPr="00D41990">
        <w:rPr>
          <w:rFonts w:ascii="Times New Roman" w:eastAsia="Times New Roman" w:hAnsi="Times New Roman" w:cs="Times New Roman"/>
          <w:kern w:val="0"/>
          <w:sz w:val="22"/>
          <w:szCs w:val="22"/>
          <w:shd w:val="clear" w:color="auto" w:fill="FFFFFF"/>
          <w14:ligatures w14:val="none"/>
        </w:rPr>
        <w:t> </w:t>
      </w:r>
      <w:hyperlink w:history="1">
        <w:r w:rsidRPr="00D41990">
          <w:rPr>
            <w:rFonts w:ascii="Times New Roman" w:eastAsia="Times New Roman" w:hAnsi="Times New Roman" w:cs="Times New Roman"/>
            <w:kern w:val="0"/>
            <w:sz w:val="22"/>
            <w:szCs w:val="22"/>
            <w14:ligatures w14:val="none"/>
          </w:rPr>
          <w:t>https://doi.org/10.1002/cft2.70012</w:t>
        </w:r>
      </w:hyperlink>
      <w:r w:rsidRPr="00D41990">
        <w:rPr>
          <w:rFonts w:ascii="Times New Roman" w:eastAsia="Times New Roman" w:hAnsi="Times New Roman" w:cs="Times New Roman"/>
          <w:kern w:val="0"/>
          <w:sz w:val="22"/>
          <w:szCs w:val="22"/>
          <w14:ligatures w14:val="none"/>
        </w:rPr>
        <w:t>.</w:t>
      </w:r>
    </w:p>
    <w:p w14:paraId="348A1697"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Porker, K., Straight, M. Hunt, J.R. 2020. Evaluation of G × E × M Interactions to Increase Harvest Index and Yield of Early Sown Wheat. </w:t>
      </w:r>
      <w:r w:rsidRPr="00D41990">
        <w:rPr>
          <w:rFonts w:ascii="Times New Roman" w:hAnsi="Times New Roman" w:cs="Times New Roman"/>
          <w:i/>
          <w:iCs/>
          <w:sz w:val="22"/>
          <w:szCs w:val="22"/>
        </w:rPr>
        <w:t>Front. Plant Sci</w:t>
      </w:r>
      <w:r w:rsidRPr="00D41990">
        <w:rPr>
          <w:rFonts w:ascii="Times New Roman" w:hAnsi="Times New Roman" w:cs="Times New Roman"/>
          <w:sz w:val="22"/>
          <w:szCs w:val="22"/>
        </w:rPr>
        <w:t>. 11,994. https://doi: 10.3389/fpls.2020.00994.</w:t>
      </w:r>
    </w:p>
    <w:p w14:paraId="309162BE"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Ren, J., Zhang, N., Liu, X., Wu, S., and Li, D. (2022). Dynamic harvest index estimation of winter wheat based on UAV hyperspectral remote sensing considering crop aboveground biomass change and the grain filling process. </w:t>
      </w:r>
      <w:r w:rsidRPr="00D41990">
        <w:rPr>
          <w:rFonts w:ascii="Times New Roman" w:hAnsi="Times New Roman" w:cs="Times New Roman"/>
          <w:i/>
          <w:iCs/>
          <w:sz w:val="22"/>
          <w:szCs w:val="22"/>
        </w:rPr>
        <w:t xml:space="preserve">Remote Sensing </w:t>
      </w:r>
      <w:r w:rsidRPr="00D41990">
        <w:rPr>
          <w:rFonts w:ascii="Times New Roman" w:hAnsi="Times New Roman" w:cs="Times New Roman"/>
          <w:sz w:val="22"/>
          <w:szCs w:val="22"/>
        </w:rPr>
        <w:t>14(9),1955. https://doi.org/10.3390/ rs14091955.</w:t>
      </w:r>
    </w:p>
    <w:p w14:paraId="5485DC3A"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Rosenzweig V. E., Goloenko D. B., and Davydenko O.G. (2016). Selection in Heterogeneous Soybean Populations: Identification of Selectively Valuable Genotypes (report 3). </w:t>
      </w:r>
      <w:r w:rsidRPr="00D41990">
        <w:rPr>
          <w:rFonts w:ascii="Times New Roman" w:hAnsi="Times New Roman" w:cs="Times New Roman"/>
          <w:i/>
          <w:iCs/>
          <w:sz w:val="22"/>
          <w:szCs w:val="22"/>
        </w:rPr>
        <w:t>Maslichnye kultury (Oil crops)</w:t>
      </w:r>
      <w:r w:rsidRPr="00D41990">
        <w:rPr>
          <w:rFonts w:ascii="Times New Roman" w:hAnsi="Times New Roman" w:cs="Times New Roman"/>
          <w:sz w:val="22"/>
          <w:szCs w:val="22"/>
        </w:rPr>
        <w:t xml:space="preserve"> 166:26-33. (In Russian).</w:t>
      </w:r>
    </w:p>
    <w:p w14:paraId="2E5E88A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color w:val="000000" w:themeColor="text1"/>
          <w:sz w:val="22"/>
          <w:szCs w:val="22"/>
        </w:rPr>
        <w:t xml:space="preserve">Rotundo, J. L., Borrás, L., De Bruin, J., and Pedersen, P. (2014). Soybean nitrogen uptake and utilization in Argentina and United States cultivars. </w:t>
      </w:r>
      <w:r w:rsidRPr="00D41990">
        <w:rPr>
          <w:rFonts w:ascii="Times New Roman" w:hAnsi="Times New Roman" w:cs="Times New Roman"/>
          <w:i/>
          <w:iCs/>
          <w:color w:val="000000" w:themeColor="text1"/>
          <w:sz w:val="22"/>
          <w:szCs w:val="22"/>
        </w:rPr>
        <w:t>Crop Science</w:t>
      </w:r>
      <w:r w:rsidRPr="00D41990">
        <w:rPr>
          <w:rFonts w:ascii="Times New Roman" w:hAnsi="Times New Roman" w:cs="Times New Roman"/>
          <w:color w:val="000000" w:themeColor="text1"/>
          <w:sz w:val="22"/>
          <w:szCs w:val="22"/>
        </w:rPr>
        <w:t xml:space="preserve"> 54 (3), 1153–1165. </w:t>
      </w:r>
      <w:hyperlink r:id="rId56" w:history="1">
        <w:r w:rsidRPr="00D41990">
          <w:rPr>
            <w:rFonts w:ascii="Times New Roman" w:eastAsia="Times New Roman" w:hAnsi="Times New Roman" w:cs="Times New Roman"/>
            <w:color w:val="000000" w:themeColor="text1"/>
            <w:kern w:val="0"/>
            <w:sz w:val="22"/>
            <w:szCs w:val="22"/>
            <w14:ligatures w14:val="none"/>
          </w:rPr>
          <w:t>https://doi.org/10.2135/cropsci2013.09.0618</w:t>
        </w:r>
      </w:hyperlink>
      <w:r w:rsidRPr="00D41990">
        <w:rPr>
          <w:rFonts w:ascii="Times New Roman" w:hAnsi="Times New Roman" w:cs="Times New Roman"/>
          <w:sz w:val="22"/>
          <w:szCs w:val="22"/>
        </w:rPr>
        <w:t>.</w:t>
      </w:r>
    </w:p>
    <w:p w14:paraId="7BADDBAA"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Rowntree, S.C., Suhre, J.J., Weidenbenner, N.H., Wilson, E.W., Davis, V.M., Naeve, S.L., Casteel N., S., Diers, B.W., Esker, P.D., and Conley, S.P. (2014). Physiological and phenological responses of historical soybean cultivar releases to earlier planting.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54 (2), 804–816.</w:t>
      </w:r>
      <w:r w:rsidRPr="00D41990">
        <w:rPr>
          <w:rFonts w:ascii="Times New Roman" w:eastAsia="Times New Roman" w:hAnsi="Times New Roman" w:cs="Times New Roman"/>
          <w:kern w:val="0"/>
          <w:sz w:val="22"/>
          <w:szCs w:val="22"/>
          <w14:ligatures w14:val="none"/>
        </w:rPr>
        <w:t xml:space="preserve"> </w:t>
      </w:r>
      <w:hyperlink r:id="rId57" w:history="1">
        <w:r w:rsidRPr="00D41990">
          <w:rPr>
            <w:rFonts w:ascii="Times New Roman" w:eastAsia="Times New Roman" w:hAnsi="Times New Roman" w:cs="Times New Roman"/>
            <w:kern w:val="0"/>
            <w:sz w:val="22"/>
            <w:szCs w:val="22"/>
            <w14:ligatures w14:val="none"/>
          </w:rPr>
          <w:t>https://doi.org/10.2135/cropsci2013.06.0428</w:t>
        </w:r>
      </w:hyperlink>
      <w:r w:rsidRPr="00D41990">
        <w:rPr>
          <w:rFonts w:ascii="Times New Roman" w:hAnsi="Times New Roman" w:cs="Times New Roman"/>
          <w:sz w:val="22"/>
          <w:szCs w:val="22"/>
        </w:rPr>
        <w:t>.</w:t>
      </w:r>
    </w:p>
    <w:p w14:paraId="57D0F6E7"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lastRenderedPageBreak/>
        <w:t xml:space="preserve">Rowntree, S.C., Suhre, J.J., Weidenbenner, N.H., Wilson, E.W., Davis, V.M., Naeve, S.L., Casteel N., S., Diers, B.W., Esker, P.D., Specht, J.E., and Conley, S.P. (2013). Genetic gain × management interactions in soybean: I. planting date.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53 (3), 1128–1138.</w:t>
      </w:r>
      <w:r w:rsidRPr="00D41990">
        <w:rPr>
          <w:rFonts w:ascii="Times New Roman" w:eastAsia="Times New Roman" w:hAnsi="Times New Roman" w:cs="Times New Roman"/>
          <w:kern w:val="0"/>
          <w:sz w:val="22"/>
          <w:szCs w:val="22"/>
          <w14:ligatures w14:val="none"/>
        </w:rPr>
        <w:t xml:space="preserve"> </w:t>
      </w:r>
      <w:hyperlink r:id="rId58" w:history="1">
        <w:r w:rsidRPr="00D41990">
          <w:rPr>
            <w:rFonts w:ascii="Times New Roman" w:eastAsia="Times New Roman" w:hAnsi="Times New Roman" w:cs="Times New Roman"/>
            <w:kern w:val="0"/>
            <w:sz w:val="22"/>
            <w:szCs w:val="22"/>
            <w14:ligatures w14:val="none"/>
          </w:rPr>
          <w:t>https://doi.org/10.2135/cropsci2012.03.0157</w:t>
        </w:r>
      </w:hyperlink>
      <w:r w:rsidRPr="00D41990">
        <w:rPr>
          <w:rFonts w:ascii="Times New Roman" w:eastAsia="Times New Roman" w:hAnsi="Times New Roman" w:cs="Times New Roman"/>
          <w:kern w:val="0"/>
          <w:sz w:val="22"/>
          <w:szCs w:val="22"/>
          <w14:ligatures w14:val="none"/>
        </w:rPr>
        <w:t>.</w:t>
      </w:r>
    </w:p>
    <w:p w14:paraId="069CD65C"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Sadeghi, S. M., and Niyaki, S. A. (2013). Effects of planting date and cultivar on the yield and yield components of soybean in north of Iran. </w:t>
      </w:r>
      <w:r w:rsidRPr="00D41990">
        <w:rPr>
          <w:rFonts w:ascii="Times New Roman" w:hAnsi="Times New Roman" w:cs="Times New Roman"/>
          <w:i/>
          <w:iCs/>
          <w:sz w:val="22"/>
          <w:szCs w:val="22"/>
        </w:rPr>
        <w:t>Journal of Agricultural and Biological Science</w:t>
      </w:r>
      <w:r w:rsidRPr="00D41990">
        <w:rPr>
          <w:rFonts w:ascii="Times New Roman" w:hAnsi="Times New Roman" w:cs="Times New Roman"/>
          <w:sz w:val="22"/>
          <w:szCs w:val="22"/>
        </w:rPr>
        <w:t xml:space="preserve"> 8(1), 81–85.</w:t>
      </w:r>
    </w:p>
    <w:p w14:paraId="49D8441D"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Sadeghipour, O., and Abbasi, S. (2012). Soybean Response to Drought and Seed Inoculation. </w:t>
      </w:r>
      <w:r w:rsidRPr="00D41990">
        <w:rPr>
          <w:rFonts w:ascii="Times New Roman" w:hAnsi="Times New Roman" w:cs="Times New Roman"/>
          <w:i/>
          <w:iCs/>
          <w:sz w:val="22"/>
          <w:szCs w:val="22"/>
        </w:rPr>
        <w:t>World Applied Science Journal</w:t>
      </w:r>
      <w:r w:rsidRPr="00D41990">
        <w:rPr>
          <w:rFonts w:ascii="Times New Roman" w:hAnsi="Times New Roman" w:cs="Times New Roman"/>
          <w:sz w:val="22"/>
          <w:szCs w:val="22"/>
        </w:rPr>
        <w:t xml:space="preserve"> 17(1), 55-60.</w:t>
      </w:r>
    </w:p>
    <w:p w14:paraId="08B9EB53"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Santachiara, G., Borrás, L., Salvagiotti, F., Gerde, J. A., and Rotundo, J. L. (2017). Relative importance of biological nitrogen fixation and mineral uptake in high yielding soybean cultivars. </w:t>
      </w:r>
      <w:r w:rsidRPr="00D41990">
        <w:rPr>
          <w:rFonts w:ascii="Times New Roman" w:hAnsi="Times New Roman" w:cs="Times New Roman"/>
          <w:i/>
          <w:iCs/>
          <w:sz w:val="22"/>
          <w:szCs w:val="22"/>
        </w:rPr>
        <w:t>Plant and Soil</w:t>
      </w:r>
      <w:r w:rsidRPr="00D41990">
        <w:rPr>
          <w:rFonts w:ascii="Times New Roman" w:hAnsi="Times New Roman" w:cs="Times New Roman"/>
          <w:sz w:val="22"/>
          <w:szCs w:val="22"/>
        </w:rPr>
        <w:t xml:space="preserve"> 418, 191–203.</w:t>
      </w:r>
      <w:r w:rsidRPr="00D41990">
        <w:rPr>
          <w:rStyle w:val="Heading1Char"/>
          <w:rFonts w:ascii="Times New Roman" w:hAnsi="Times New Roman" w:cs="Times New Roman"/>
          <w:color w:val="auto"/>
          <w:sz w:val="22"/>
          <w:szCs w:val="22"/>
        </w:rPr>
        <w:t xml:space="preserve"> </w:t>
      </w:r>
      <w:r w:rsidRPr="00D41990">
        <w:rPr>
          <w:rStyle w:val="c-bibliographic-informationvalue"/>
          <w:rFonts w:ascii="Times New Roman" w:hAnsi="Times New Roman" w:cs="Times New Roman"/>
          <w:sz w:val="22"/>
          <w:szCs w:val="22"/>
        </w:rPr>
        <w:t>https://doi.org/10.1007/s11104-017-3279-9.</w:t>
      </w:r>
    </w:p>
    <w:p w14:paraId="5F857A02"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Schapaugh, W.T., and Wilcox, J.R.  (1980). Relationships between harvest indices and other plant characteristics in soybeans.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xml:space="preserve"> 20, 529–533. </w:t>
      </w:r>
      <w:r w:rsidRPr="00D41990">
        <w:rPr>
          <w:rStyle w:val="c-bibliographic-informationvalue"/>
          <w:rFonts w:ascii="Times New Roman" w:hAnsi="Times New Roman" w:cs="Times New Roman"/>
          <w:sz w:val="22"/>
          <w:szCs w:val="22"/>
        </w:rPr>
        <w:t>https://</w:t>
      </w:r>
      <w:r w:rsidRPr="00D41990">
        <w:rPr>
          <w:rFonts w:ascii="Times New Roman" w:hAnsi="Times New Roman" w:cs="Times New Roman"/>
          <w:sz w:val="22"/>
          <w:szCs w:val="22"/>
        </w:rPr>
        <w:t>doi:10.2135/cropsci1980.0011183X002000040028x.</w:t>
      </w:r>
    </w:p>
    <w:p w14:paraId="1EA69B09"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Shibles, R. M., and Weber, C. R. (1966). Interception of solar radiation and dry matter production by various soybean planting patterns.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xml:space="preserve"> 6 (1), 55–59.</w:t>
      </w:r>
      <w:r w:rsidRPr="00D41990">
        <w:rPr>
          <w:rFonts w:ascii="Times New Roman" w:eastAsia="Times New Roman" w:hAnsi="Times New Roman" w:cs="Times New Roman"/>
          <w:kern w:val="0"/>
          <w:sz w:val="22"/>
          <w:szCs w:val="22"/>
          <w14:ligatures w14:val="none"/>
        </w:rPr>
        <w:t xml:space="preserve"> </w:t>
      </w:r>
      <w:hyperlink r:id="rId59" w:history="1">
        <w:r w:rsidRPr="00D41990">
          <w:rPr>
            <w:rStyle w:val="Hyperlink"/>
            <w:rFonts w:ascii="Times New Roman" w:eastAsia="Times New Roman" w:hAnsi="Times New Roman" w:cs="Times New Roman"/>
            <w:color w:val="auto"/>
            <w:kern w:val="0"/>
            <w:sz w:val="22"/>
            <w:szCs w:val="22"/>
            <w:u w:val="none"/>
            <w14:ligatures w14:val="none"/>
          </w:rPr>
          <w:t>https://doi.org/10.2135/cropsci1966.0011183X000600010017x</w:t>
        </w:r>
      </w:hyperlink>
      <w:r w:rsidRPr="00D41990">
        <w:rPr>
          <w:rFonts w:ascii="Times New Roman" w:eastAsia="Times New Roman" w:hAnsi="Times New Roman" w:cs="Times New Roman"/>
          <w:kern w:val="0"/>
          <w:sz w:val="22"/>
          <w:szCs w:val="22"/>
          <w14:ligatures w14:val="none"/>
        </w:rPr>
        <w:t>.</w:t>
      </w:r>
    </w:p>
    <w:p w14:paraId="789668D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Siebert S., Ewert F., Rezaei E.E., Kage H. and Grab R. (2014). Impact of heat stress on crop yield on the importance of considering canopy temperature. </w:t>
      </w:r>
      <w:r w:rsidRPr="00D41990">
        <w:rPr>
          <w:rFonts w:ascii="Times New Roman" w:hAnsi="Times New Roman" w:cs="Times New Roman"/>
          <w:i/>
          <w:iCs/>
          <w:sz w:val="22"/>
          <w:szCs w:val="22"/>
        </w:rPr>
        <w:t>Environmental Research Letters</w:t>
      </w:r>
      <w:r w:rsidRPr="00D41990">
        <w:rPr>
          <w:rFonts w:ascii="Times New Roman" w:hAnsi="Times New Roman" w:cs="Times New Roman"/>
          <w:sz w:val="22"/>
          <w:szCs w:val="22"/>
        </w:rPr>
        <w:t xml:space="preserve"> 9, 1-8. https://doi.org/ 10.1088/1748-9326/9/4/044012.</w:t>
      </w:r>
    </w:p>
    <w:p w14:paraId="3D41896D"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Sincik, M., Candogan, B.N., Demirtas, C., Büyükacangaz, H., Yazgan, S., and Gksoy, A.T. (2008). Deficit irrigation of soybean [Glycine max (L.) Merr.] in a sub-humid climate. </w:t>
      </w:r>
      <w:r w:rsidRPr="00D41990">
        <w:rPr>
          <w:rFonts w:ascii="Times New Roman" w:hAnsi="Times New Roman" w:cs="Times New Roman"/>
          <w:i/>
          <w:iCs/>
          <w:sz w:val="22"/>
          <w:szCs w:val="22"/>
        </w:rPr>
        <w:t>Journal of Agronomy and Crop Science.</w:t>
      </w:r>
      <w:r w:rsidRPr="00D41990">
        <w:rPr>
          <w:rFonts w:ascii="Times New Roman" w:hAnsi="Times New Roman" w:cs="Times New Roman"/>
          <w:sz w:val="22"/>
          <w:szCs w:val="22"/>
        </w:rPr>
        <w:t xml:space="preserve"> 194, 200–205.</w:t>
      </w:r>
      <w:r w:rsidRPr="00D41990">
        <w:rPr>
          <w:rFonts w:ascii="Times New Roman" w:eastAsia="Times New Roman" w:hAnsi="Times New Roman" w:cs="Times New Roman"/>
          <w:kern w:val="0"/>
          <w:sz w:val="22"/>
          <w:szCs w:val="22"/>
          <w:shd w:val="clear" w:color="auto" w:fill="FFFFFF"/>
          <w14:ligatures w14:val="none"/>
        </w:rPr>
        <w:t xml:space="preserve"> </w:t>
      </w:r>
      <w:hyperlink r:id="rId60" w:history="1">
        <w:r w:rsidRPr="00D41990">
          <w:rPr>
            <w:rFonts w:ascii="Times New Roman" w:eastAsia="Times New Roman" w:hAnsi="Times New Roman" w:cs="Times New Roman"/>
            <w:kern w:val="0"/>
            <w:sz w:val="22"/>
            <w:szCs w:val="22"/>
            <w14:ligatures w14:val="none"/>
          </w:rPr>
          <w:t>https://doi.org/10.1111/j.1439-037X.2008.00307.x</w:t>
        </w:r>
      </w:hyperlink>
      <w:r w:rsidRPr="00D41990">
        <w:rPr>
          <w:rFonts w:ascii="Times New Roman" w:eastAsia="Times New Roman" w:hAnsi="Times New Roman" w:cs="Times New Roman"/>
          <w:kern w:val="0"/>
          <w:sz w:val="22"/>
          <w:szCs w:val="22"/>
          <w14:ligatures w14:val="none"/>
        </w:rPr>
        <w:t>.</w:t>
      </w:r>
    </w:p>
    <w:p w14:paraId="1641FBC8"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eastAsia="Times New Roman" w:hAnsi="Times New Roman" w:cs="Times New Roman"/>
          <w:kern w:val="0"/>
          <w:sz w:val="22"/>
          <w:szCs w:val="22"/>
          <w14:ligatures w14:val="none"/>
        </w:rPr>
        <w:t xml:space="preserve">Sincik, M., </w:t>
      </w:r>
      <w:hyperlink r:id="rId61" w:history="1">
        <w:r w:rsidRPr="00D41990">
          <w:rPr>
            <w:rStyle w:val="Strong"/>
            <w:rFonts w:ascii="Times New Roman" w:hAnsi="Times New Roman" w:cs="Times New Roman"/>
            <w:b w:val="0"/>
            <w:bCs w:val="0"/>
            <w:sz w:val="22"/>
            <w:szCs w:val="22"/>
          </w:rPr>
          <w:t>Tanju Göksoy</w:t>
        </w:r>
      </w:hyperlink>
      <w:r w:rsidRPr="00D41990">
        <w:rPr>
          <w:rFonts w:ascii="Times New Roman" w:eastAsia="Times New Roman" w:hAnsi="Times New Roman" w:cs="Times New Roman"/>
          <w:kern w:val="0"/>
          <w:sz w:val="22"/>
          <w:szCs w:val="22"/>
          <w14:ligatures w14:val="none"/>
        </w:rPr>
        <w:t xml:space="preserve"> , A.,  and </w:t>
      </w:r>
      <w:hyperlink r:id="rId62" w:history="1">
        <w:r w:rsidRPr="00D41990">
          <w:rPr>
            <w:rStyle w:val="Strong"/>
            <w:rFonts w:ascii="Times New Roman" w:hAnsi="Times New Roman" w:cs="Times New Roman"/>
            <w:b w:val="0"/>
            <w:bCs w:val="0"/>
            <w:sz w:val="22"/>
            <w:szCs w:val="22"/>
          </w:rPr>
          <w:t>Turan</w:t>
        </w:r>
      </w:hyperlink>
      <w:r w:rsidRPr="00D41990">
        <w:rPr>
          <w:rFonts w:ascii="Times New Roman" w:eastAsia="Times New Roman" w:hAnsi="Times New Roman" w:cs="Times New Roman"/>
          <w:kern w:val="0"/>
          <w:sz w:val="22"/>
          <w:szCs w:val="22"/>
          <w14:ligatures w14:val="none"/>
        </w:rPr>
        <w:t xml:space="preserve"> , Z.M. (2009). Soybean seed yield performances under different cultural practices. </w:t>
      </w:r>
      <w:r w:rsidRPr="00D41990">
        <w:rPr>
          <w:rFonts w:ascii="Times New Roman" w:eastAsia="Times New Roman" w:hAnsi="Times New Roman" w:cs="Times New Roman"/>
          <w:i/>
          <w:iCs/>
          <w:kern w:val="0"/>
          <w:sz w:val="22"/>
          <w:szCs w:val="22"/>
          <w14:ligatures w14:val="none"/>
        </w:rPr>
        <w:t>Turkish Journal of Agriculture and Forestry</w:t>
      </w:r>
      <w:r w:rsidRPr="00D41990">
        <w:rPr>
          <w:rFonts w:ascii="Times New Roman" w:eastAsia="Times New Roman" w:hAnsi="Times New Roman" w:cs="Times New Roman"/>
          <w:kern w:val="0"/>
          <w:sz w:val="22"/>
          <w:szCs w:val="22"/>
          <w14:ligatures w14:val="none"/>
        </w:rPr>
        <w:t xml:space="preserve"> 33(2), 111-118.</w:t>
      </w:r>
      <w:r w:rsidRPr="00D41990">
        <w:rPr>
          <w:rFonts w:ascii="Times New Roman" w:hAnsi="Times New Roman" w:cs="Times New Roman"/>
          <w:sz w:val="22"/>
          <w:szCs w:val="22"/>
        </w:rPr>
        <w:t xml:space="preserve"> </w:t>
      </w:r>
      <w:hyperlink r:id="rId63" w:history="1">
        <w:r w:rsidRPr="00D41990">
          <w:rPr>
            <w:rFonts w:ascii="Times New Roman" w:hAnsi="Times New Roman" w:cs="Times New Roman"/>
            <w:sz w:val="22"/>
            <w:szCs w:val="22"/>
          </w:rPr>
          <w:t>https://doi.org/10.3906/tar-0807-26</w:t>
        </w:r>
      </w:hyperlink>
      <w:r w:rsidRPr="00D41990">
        <w:rPr>
          <w:rFonts w:ascii="Times New Roman" w:hAnsi="Times New Roman" w:cs="Times New Roman"/>
          <w:sz w:val="22"/>
          <w:szCs w:val="22"/>
        </w:rPr>
        <w:t>.</w:t>
      </w:r>
    </w:p>
    <w:p w14:paraId="7C64F1AF"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Sinclair, T. R., and Horie, T. (1989). Leaf nitrogen, photosynthesis, and crop radiation use efficiency: A review. </w:t>
      </w:r>
      <w:r w:rsidRPr="00D41990">
        <w:rPr>
          <w:rFonts w:ascii="Times New Roman" w:hAnsi="Times New Roman" w:cs="Times New Roman"/>
          <w:i/>
          <w:iCs/>
          <w:sz w:val="22"/>
          <w:szCs w:val="22"/>
        </w:rPr>
        <w:t>Crop Science</w:t>
      </w:r>
      <w:r w:rsidRPr="00D41990">
        <w:rPr>
          <w:rFonts w:ascii="Times New Roman" w:hAnsi="Times New Roman" w:cs="Times New Roman"/>
          <w:sz w:val="22"/>
          <w:szCs w:val="22"/>
        </w:rPr>
        <w:t xml:space="preserve"> 29, 90–98.</w:t>
      </w:r>
      <w:r w:rsidRPr="00D41990">
        <w:rPr>
          <w:rFonts w:ascii="Times New Roman" w:eastAsia="Times New Roman" w:hAnsi="Times New Roman" w:cs="Times New Roman"/>
          <w:kern w:val="0"/>
          <w:sz w:val="22"/>
          <w:szCs w:val="22"/>
          <w14:ligatures w14:val="none"/>
        </w:rPr>
        <w:t xml:space="preserve"> </w:t>
      </w:r>
      <w:hyperlink r:id="rId64" w:history="1">
        <w:r w:rsidRPr="00D41990">
          <w:rPr>
            <w:rFonts w:ascii="Times New Roman" w:eastAsia="Times New Roman" w:hAnsi="Times New Roman" w:cs="Times New Roman"/>
            <w:kern w:val="0"/>
            <w:sz w:val="22"/>
            <w:szCs w:val="22"/>
            <w14:ligatures w14:val="none"/>
          </w:rPr>
          <w:t>https://doi.org/10.2135/cropsci1989.0011183X002900010023x</w:t>
        </w:r>
      </w:hyperlink>
      <w:r w:rsidRPr="00D41990">
        <w:rPr>
          <w:rFonts w:ascii="Times New Roman" w:eastAsia="Times New Roman" w:hAnsi="Times New Roman" w:cs="Times New Roman"/>
          <w:kern w:val="0"/>
          <w:sz w:val="22"/>
          <w:szCs w:val="22"/>
          <w14:ligatures w14:val="none"/>
        </w:rPr>
        <w:t>.</w:t>
      </w:r>
    </w:p>
    <w:p w14:paraId="4798B219" w14:textId="77777777" w:rsidR="00D41990" w:rsidRPr="00D41990" w:rsidRDefault="00D41990" w:rsidP="002D3E96">
      <w:pPr>
        <w:spacing w:before="120" w:after="120" w:line="240" w:lineRule="auto"/>
        <w:ind w:firstLine="432"/>
        <w:jc w:val="both"/>
        <w:rPr>
          <w:rFonts w:ascii="Times New Roman" w:eastAsia="Times New Roman" w:hAnsi="Times New Roman" w:cs="Times New Roman"/>
          <w:kern w:val="0"/>
          <w:sz w:val="22"/>
          <w:szCs w:val="22"/>
          <w14:ligatures w14:val="none"/>
        </w:rPr>
      </w:pPr>
      <w:r w:rsidRPr="00D41990">
        <w:rPr>
          <w:rFonts w:ascii="Times New Roman" w:hAnsi="Times New Roman" w:cs="Times New Roman"/>
          <w:sz w:val="22"/>
          <w:szCs w:val="22"/>
        </w:rPr>
        <w:t xml:space="preserve">Smiciklas, K.D., Mullen, R.E., Carlson, R.E., and Knapp, A.D. (1992). Soybean seed quality response to drought stress and pod position.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84 (2), 166-170.</w:t>
      </w:r>
      <w:r w:rsidRPr="00D41990">
        <w:rPr>
          <w:rFonts w:ascii="Times New Roman" w:eastAsia="Times New Roman" w:hAnsi="Times New Roman" w:cs="Times New Roman"/>
          <w:kern w:val="0"/>
          <w:sz w:val="22"/>
          <w:szCs w:val="22"/>
          <w:shd w:val="clear" w:color="auto" w:fill="FFFFFF"/>
          <w14:ligatures w14:val="none"/>
        </w:rPr>
        <w:t xml:space="preserve"> </w:t>
      </w:r>
      <w:hyperlink r:id="rId65" w:history="1">
        <w:r w:rsidRPr="00D41990">
          <w:rPr>
            <w:rFonts w:ascii="Times New Roman" w:eastAsia="Times New Roman" w:hAnsi="Times New Roman" w:cs="Times New Roman"/>
            <w:kern w:val="0"/>
            <w:sz w:val="22"/>
            <w:szCs w:val="22"/>
            <w14:ligatures w14:val="none"/>
          </w:rPr>
          <w:t>https://doi.org/10.2134/agronj1992.00021962008400020008x</w:t>
        </w:r>
      </w:hyperlink>
      <w:r w:rsidRPr="00D41990">
        <w:rPr>
          <w:rFonts w:ascii="Times New Roman" w:hAnsi="Times New Roman" w:cs="Times New Roman"/>
          <w:sz w:val="22"/>
          <w:szCs w:val="22"/>
        </w:rPr>
        <w:t>.</w:t>
      </w:r>
    </w:p>
    <w:p w14:paraId="47F535BC"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Spaeth, S. C., Randall, H. C., Sinclair, T. R., and Vendeland, J. S. (1984). Stability of Soybean Harvest Index.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76 (3), 482-486. https://doi: 10.2134/agro nj1984.00021962007600030028x.</w:t>
      </w:r>
    </w:p>
    <w:p w14:paraId="251B402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Suhre, J. J., Weidenbenner, N. H., Rowntree, S. C., Wilson, E. W., Naeve,S. L., Conley, S. P., Davis, V. M. (2014). Soybean yield partition-ing changes revealed by genetic gain and seeding rate interactions.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106, 1631–1642.</w:t>
      </w:r>
    </w:p>
    <w:p w14:paraId="2179876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Tacarindua, C. R. P., Shiraiwa, T., Homma, K., Kumagai, E., and Sameshima, R. (2013). The effects of increased temperature on crop growth and yield of soybean grown in a temperature gradient chamber.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154, 74–81. </w:t>
      </w:r>
      <w:hyperlink r:id="rId66" w:tgtFrame="_blank" w:tooltip="Persistent link using digital object identifier" w:history="1">
        <w:r w:rsidRPr="00D41990">
          <w:rPr>
            <w:rStyle w:val="anchor-text"/>
            <w:rFonts w:ascii="Times New Roman" w:hAnsi="Times New Roman" w:cs="Times New Roman"/>
            <w:sz w:val="22"/>
            <w:szCs w:val="22"/>
          </w:rPr>
          <w:t>https://doi.org/10.1016/j.fcr.2013.07.021</w:t>
        </w:r>
      </w:hyperlink>
      <w:r w:rsidRPr="00D41990">
        <w:rPr>
          <w:rFonts w:ascii="Times New Roman" w:hAnsi="Times New Roman" w:cs="Times New Roman"/>
          <w:sz w:val="22"/>
          <w:szCs w:val="22"/>
        </w:rPr>
        <w:t>.</w:t>
      </w:r>
    </w:p>
    <w:p w14:paraId="4E4CC686"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Tamagno, S., Sadras, V.O., Ortez, O.A., and Ciampitti, I.A. (2020). Allometric analysis reveals enhanced reproductive allocation in the historical set of soybean varieties.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248, 107717. </w:t>
      </w:r>
      <w:hyperlink r:id="rId67" w:tgtFrame="_blank" w:tooltip="Persistent link using digital object identifier" w:history="1">
        <w:r w:rsidRPr="00D41990">
          <w:rPr>
            <w:rStyle w:val="anchor-text"/>
            <w:rFonts w:ascii="Times New Roman" w:hAnsi="Times New Roman" w:cs="Times New Roman"/>
            <w:sz w:val="22"/>
            <w:szCs w:val="22"/>
          </w:rPr>
          <w:t>https://doi.org/10.1016/j.fcr.2020.107717</w:t>
        </w:r>
      </w:hyperlink>
      <w:r w:rsidRPr="00D41990">
        <w:rPr>
          <w:rFonts w:ascii="Times New Roman" w:hAnsi="Times New Roman" w:cs="Times New Roman"/>
          <w:sz w:val="22"/>
          <w:szCs w:val="22"/>
        </w:rPr>
        <w:t>.</w:t>
      </w:r>
    </w:p>
    <w:p w14:paraId="7268D46C"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Ugarte C., Calderini, D.F and Slafer G.A. (2007). Grain weight and grain number responsiveness to pre-anthesis temperature in wheat, barley and triticale.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100 (2-3), 240-248. </w:t>
      </w:r>
      <w:hyperlink r:id="rId68" w:tgtFrame="_blank" w:tooltip="Persistent link using digital object identifier" w:history="1">
        <w:r w:rsidRPr="00D41990">
          <w:rPr>
            <w:rStyle w:val="anchor-text"/>
            <w:rFonts w:ascii="Times New Roman" w:hAnsi="Times New Roman" w:cs="Times New Roman"/>
            <w:sz w:val="22"/>
            <w:szCs w:val="22"/>
          </w:rPr>
          <w:t>https://doi.org/10.1016/j.fcr.2006.07.010</w:t>
        </w:r>
      </w:hyperlink>
      <w:r w:rsidRPr="00D41990">
        <w:rPr>
          <w:rFonts w:ascii="Times New Roman" w:hAnsi="Times New Roman" w:cs="Times New Roman"/>
          <w:sz w:val="22"/>
          <w:szCs w:val="22"/>
        </w:rPr>
        <w:t>.</w:t>
      </w:r>
    </w:p>
    <w:p w14:paraId="3AAA39F5" w14:textId="77777777" w:rsidR="00D41990" w:rsidRPr="00D41990" w:rsidRDefault="00D41990" w:rsidP="002D3E96">
      <w:pPr>
        <w:spacing w:before="120" w:after="120" w:line="240" w:lineRule="auto"/>
        <w:ind w:firstLine="432"/>
        <w:jc w:val="both"/>
        <w:rPr>
          <w:rStyle w:val="Hyperlink"/>
          <w:rFonts w:ascii="Times New Roman" w:hAnsi="Times New Roman" w:cs="Times New Roman"/>
          <w:color w:val="auto"/>
          <w:sz w:val="22"/>
          <w:szCs w:val="22"/>
          <w:u w:val="none"/>
        </w:rPr>
      </w:pPr>
      <w:r w:rsidRPr="00D41990">
        <w:rPr>
          <w:rFonts w:ascii="Times New Roman" w:hAnsi="Times New Roman" w:cs="Times New Roman"/>
          <w:sz w:val="22"/>
          <w:szCs w:val="22"/>
        </w:rPr>
        <w:lastRenderedPageBreak/>
        <w:t>Umburanas, R.C., Kawakami, J., Ainsworth, E.A., Favarin, J.L., Anderle, L.Z., Dourado</w:t>
      </w:r>
      <w:r w:rsidRPr="00D41990">
        <w:rPr>
          <w:rFonts w:ascii="Times New Roman" w:hAnsi="Times New Roman" w:cs="Times New Roman"/>
          <w:sz w:val="22"/>
          <w:szCs w:val="22"/>
        </w:rPr>
        <w:noBreakHyphen/>
        <w:t xml:space="preserve">Neto, D., and Reichardt, K. (2022). Changes in soybean cultivars released over the past 50 years in southern Brazil. </w:t>
      </w:r>
      <w:r w:rsidRPr="00D41990">
        <w:rPr>
          <w:rFonts w:ascii="Times New Roman" w:hAnsi="Times New Roman" w:cs="Times New Roman"/>
          <w:i/>
          <w:iCs/>
          <w:sz w:val="22"/>
          <w:szCs w:val="22"/>
        </w:rPr>
        <w:t xml:space="preserve">Sci Rep. </w:t>
      </w:r>
      <w:r w:rsidRPr="00D41990">
        <w:rPr>
          <w:rFonts w:ascii="Times New Roman" w:hAnsi="Times New Roman" w:cs="Times New Roman"/>
          <w:sz w:val="22"/>
          <w:szCs w:val="22"/>
        </w:rPr>
        <w:t xml:space="preserve">12,508.  </w:t>
      </w:r>
      <w:hyperlink r:id="rId69" w:history="1">
        <w:r w:rsidRPr="00D41990">
          <w:rPr>
            <w:rStyle w:val="Hyperlink"/>
            <w:rFonts w:ascii="Times New Roman" w:hAnsi="Times New Roman" w:cs="Times New Roman"/>
            <w:color w:val="auto"/>
            <w:sz w:val="22"/>
            <w:szCs w:val="22"/>
            <w:u w:val="none"/>
          </w:rPr>
          <w:t>https://doi.org/10.1038/s41598-021-04043-8</w:t>
        </w:r>
      </w:hyperlink>
      <w:r w:rsidRPr="00D41990">
        <w:rPr>
          <w:rFonts w:ascii="Times New Roman" w:hAnsi="Times New Roman" w:cs="Times New Roman"/>
          <w:sz w:val="22"/>
          <w:szCs w:val="22"/>
        </w:rPr>
        <w:t xml:space="preserve">. </w:t>
      </w:r>
    </w:p>
    <w:p w14:paraId="2F7E3642"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Unkovich, M., Baldock, J., Forbes, M., (2010). Variability in harvest index of grain crops and potential significance for carbon accounting. </w:t>
      </w:r>
      <w:r w:rsidRPr="00D41990">
        <w:rPr>
          <w:rFonts w:ascii="Times New Roman" w:hAnsi="Times New Roman" w:cs="Times New Roman"/>
          <w:i/>
          <w:iCs/>
          <w:sz w:val="22"/>
          <w:szCs w:val="22"/>
        </w:rPr>
        <w:t>Advances in Agronomy</w:t>
      </w:r>
      <w:r w:rsidRPr="00D41990">
        <w:rPr>
          <w:rFonts w:ascii="Times New Roman" w:hAnsi="Times New Roman" w:cs="Times New Roman"/>
          <w:sz w:val="22"/>
          <w:szCs w:val="22"/>
        </w:rPr>
        <w:t xml:space="preserve">. 105, 173–219. </w:t>
      </w:r>
      <w:hyperlink r:id="rId70" w:tgtFrame="_blank" w:tooltip="Persistent link using digital object identifier" w:history="1">
        <w:r w:rsidRPr="00D41990">
          <w:rPr>
            <w:rStyle w:val="anchor-text"/>
            <w:rFonts w:ascii="Times New Roman" w:hAnsi="Times New Roman" w:cs="Times New Roman"/>
            <w:sz w:val="22"/>
            <w:szCs w:val="22"/>
          </w:rPr>
          <w:t>https://doi.org/10.1016/S0065-2113(10)05005-4</w:t>
        </w:r>
      </w:hyperlink>
      <w:r w:rsidRPr="00D41990">
        <w:rPr>
          <w:rFonts w:ascii="Times New Roman" w:hAnsi="Times New Roman" w:cs="Times New Roman"/>
          <w:sz w:val="22"/>
          <w:szCs w:val="22"/>
        </w:rPr>
        <w:t>.</w:t>
      </w:r>
    </w:p>
    <w:p w14:paraId="17F45C0B"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Waqar, A., Li, S., Liu, Y., Jiang, K., Wang, S., Yang, M., Yuan, S., Chen, Q., Hu, L., &amp; Xu, L. (2025). </w:t>
      </w:r>
      <w:r w:rsidRPr="00D41990">
        <w:rPr>
          <w:rStyle w:val="Emphasis"/>
          <w:rFonts w:ascii="Times New Roman" w:hAnsi="Times New Roman" w:cs="Times New Roman"/>
          <w:i w:val="0"/>
          <w:iCs w:val="0"/>
          <w:sz w:val="22"/>
          <w:szCs w:val="22"/>
        </w:rPr>
        <w:t>Genetic yield improvements and associated physiological and agronomic traits in soybean cultivars released from 1940 to 2021 in Northeast China</w:t>
      </w:r>
      <w:r w:rsidRPr="00D41990">
        <w:rPr>
          <w:rStyle w:val="Emphasis"/>
          <w:rFonts w:ascii="Times New Roman" w:hAnsi="Times New Roman" w:cs="Times New Roman"/>
          <w:sz w:val="22"/>
          <w:szCs w:val="22"/>
        </w:rPr>
        <w:t>.</w:t>
      </w:r>
      <w:r w:rsidRPr="00D41990">
        <w:rPr>
          <w:rFonts w:ascii="Times New Roman" w:hAnsi="Times New Roman" w:cs="Times New Roman"/>
          <w:sz w:val="22"/>
          <w:szCs w:val="22"/>
        </w:rPr>
        <w:t xml:space="preserve"> </w:t>
      </w:r>
      <w:r w:rsidRPr="00D41990">
        <w:rPr>
          <w:rStyle w:val="Emphasis"/>
          <w:rFonts w:ascii="Times New Roman" w:hAnsi="Times New Roman" w:cs="Times New Roman"/>
          <w:sz w:val="22"/>
          <w:szCs w:val="22"/>
        </w:rPr>
        <w:t xml:space="preserve">Field Crops Research </w:t>
      </w:r>
      <w:r w:rsidRPr="00D41990">
        <w:rPr>
          <w:rStyle w:val="Emphasis"/>
          <w:rFonts w:ascii="Times New Roman" w:hAnsi="Times New Roman" w:cs="Times New Roman"/>
          <w:i w:val="0"/>
          <w:iCs w:val="0"/>
          <w:sz w:val="22"/>
          <w:szCs w:val="22"/>
        </w:rPr>
        <w:t>328</w:t>
      </w:r>
      <w:r w:rsidRPr="00D41990">
        <w:rPr>
          <w:rFonts w:ascii="Times New Roman" w:hAnsi="Times New Roman" w:cs="Times New Roman"/>
          <w:i/>
          <w:iCs/>
          <w:sz w:val="22"/>
          <w:szCs w:val="22"/>
        </w:rPr>
        <w:t>,</w:t>
      </w:r>
      <w:r w:rsidRPr="00D41990">
        <w:rPr>
          <w:rFonts w:ascii="Times New Roman" w:hAnsi="Times New Roman" w:cs="Times New Roman"/>
          <w:sz w:val="22"/>
          <w:szCs w:val="22"/>
        </w:rPr>
        <w:t xml:space="preserve"> 109956. </w:t>
      </w:r>
      <w:hyperlink r:id="rId71" w:history="1">
        <w:r w:rsidRPr="00D41990">
          <w:rPr>
            <w:rStyle w:val="Hyperlink"/>
            <w:rFonts w:ascii="Times New Roman" w:hAnsi="Times New Roman" w:cs="Times New Roman"/>
            <w:color w:val="auto"/>
            <w:sz w:val="22"/>
            <w:szCs w:val="22"/>
            <w:u w:val="none"/>
          </w:rPr>
          <w:t>https://doi.org/10.1016/j.fcr.2025.109956</w:t>
        </w:r>
      </w:hyperlink>
      <w:r w:rsidRPr="00D41990">
        <w:rPr>
          <w:rFonts w:ascii="Times New Roman" w:hAnsi="Times New Roman" w:cs="Times New Roman"/>
          <w:sz w:val="22"/>
          <w:szCs w:val="22"/>
        </w:rPr>
        <w:t>.</w:t>
      </w:r>
    </w:p>
    <w:p w14:paraId="147BD236" w14:textId="77777777" w:rsidR="00D41990" w:rsidRPr="00D41990" w:rsidRDefault="00D41990" w:rsidP="002D3E96">
      <w:pPr>
        <w:spacing w:before="120" w:after="120" w:line="240" w:lineRule="auto"/>
        <w:ind w:firstLine="432"/>
        <w:jc w:val="both"/>
        <w:rPr>
          <w:rStyle w:val="anchor-text"/>
          <w:rFonts w:ascii="Times New Roman" w:hAnsi="Times New Roman" w:cs="Times New Roman"/>
          <w:sz w:val="22"/>
          <w:szCs w:val="22"/>
        </w:rPr>
      </w:pPr>
      <w:r w:rsidRPr="00D41990">
        <w:rPr>
          <w:rFonts w:ascii="Times New Roman" w:hAnsi="Times New Roman" w:cs="Times New Roman"/>
          <w:sz w:val="22"/>
          <w:szCs w:val="22"/>
        </w:rPr>
        <w:t xml:space="preserve">Yang, J.X., Richards, R. A., Jin, Y., and He, J. (2022). Both biomass accumulation and harvest index drive the yield improvements in soybean at high and low phosphorus in south-west China. </w:t>
      </w:r>
      <w:r w:rsidRPr="00D41990">
        <w:rPr>
          <w:rFonts w:ascii="Times New Roman" w:hAnsi="Times New Roman" w:cs="Times New Roman"/>
          <w:i/>
          <w:iCs/>
          <w:sz w:val="22"/>
          <w:szCs w:val="22"/>
        </w:rPr>
        <w:t>Field Crops Research</w:t>
      </w:r>
      <w:r w:rsidRPr="00D41990">
        <w:rPr>
          <w:rFonts w:ascii="Times New Roman" w:hAnsi="Times New Roman" w:cs="Times New Roman"/>
          <w:sz w:val="22"/>
          <w:szCs w:val="22"/>
        </w:rPr>
        <w:t xml:space="preserve"> 277, 108426. </w:t>
      </w:r>
      <w:hyperlink r:id="rId72" w:tgtFrame="_blank" w:tooltip="Persistent link using digital object identifier" w:history="1">
        <w:r w:rsidRPr="00D41990">
          <w:rPr>
            <w:rStyle w:val="anchor-text"/>
            <w:rFonts w:ascii="Times New Roman" w:hAnsi="Times New Roman" w:cs="Times New Roman"/>
            <w:sz w:val="22"/>
            <w:szCs w:val="22"/>
          </w:rPr>
          <w:t>https://doi.org/10.1016/j.fcr.2021.108426</w:t>
        </w:r>
      </w:hyperlink>
      <w:r w:rsidRPr="00D41990">
        <w:rPr>
          <w:rFonts w:ascii="Times New Roman" w:hAnsi="Times New Roman" w:cs="Times New Roman"/>
          <w:sz w:val="22"/>
          <w:szCs w:val="22"/>
        </w:rPr>
        <w:t>.</w:t>
      </w:r>
    </w:p>
    <w:p w14:paraId="6D3C2EA4" w14:textId="77777777" w:rsidR="00D41990" w:rsidRPr="00D41990" w:rsidRDefault="00D41990" w:rsidP="002D3E96">
      <w:pPr>
        <w:spacing w:before="120" w:after="120" w:line="240" w:lineRule="auto"/>
        <w:ind w:firstLine="432"/>
        <w:jc w:val="both"/>
        <w:rPr>
          <w:rFonts w:ascii="Times New Roman" w:hAnsi="Times New Roman" w:cs="Times New Roman"/>
          <w:sz w:val="22"/>
          <w:szCs w:val="22"/>
        </w:rPr>
      </w:pPr>
      <w:r w:rsidRPr="00D41990">
        <w:rPr>
          <w:rFonts w:ascii="Times New Roman" w:hAnsi="Times New Roman" w:cs="Times New Roman"/>
          <w:sz w:val="22"/>
          <w:szCs w:val="22"/>
        </w:rPr>
        <w:t xml:space="preserve">Zhang, L., Wang, R., and Hesketh, J.D. (2001). Effect of photoperiod on growth and development of soybean floral bud in different maturity. </w:t>
      </w:r>
      <w:r w:rsidRPr="00D41990">
        <w:rPr>
          <w:rFonts w:ascii="Times New Roman" w:hAnsi="Times New Roman" w:cs="Times New Roman"/>
          <w:i/>
          <w:iCs/>
          <w:sz w:val="22"/>
          <w:szCs w:val="22"/>
        </w:rPr>
        <w:t>Agronomy Journal</w:t>
      </w:r>
      <w:r w:rsidRPr="00D41990">
        <w:rPr>
          <w:rFonts w:ascii="Times New Roman" w:hAnsi="Times New Roman" w:cs="Times New Roman"/>
          <w:sz w:val="22"/>
          <w:szCs w:val="22"/>
        </w:rPr>
        <w:t xml:space="preserve"> 93, 944–948. http://doi:</w:t>
      </w:r>
      <w:hyperlink r:id="rId73" w:tgtFrame="_blank" w:history="1">
        <w:r w:rsidRPr="00D41990">
          <w:rPr>
            <w:rFonts w:ascii="Times New Roman" w:hAnsi="Times New Roman" w:cs="Times New Roman"/>
            <w:sz w:val="22"/>
            <w:szCs w:val="22"/>
          </w:rPr>
          <w:t>10.2134/agronj2001.934944x</w:t>
        </w:r>
      </w:hyperlink>
      <w:r w:rsidRPr="00D41990">
        <w:rPr>
          <w:rFonts w:ascii="Times New Roman" w:hAnsi="Times New Roman" w:cs="Times New Roman"/>
          <w:sz w:val="22"/>
          <w:szCs w:val="22"/>
        </w:rPr>
        <w:t>.</w:t>
      </w:r>
    </w:p>
    <w:p w14:paraId="13FB98B1" w14:textId="77777777" w:rsidR="00CD46A7" w:rsidRPr="00CD46A7" w:rsidRDefault="00CD46A7" w:rsidP="002D3E96">
      <w:pPr>
        <w:spacing w:before="120" w:after="120" w:line="240" w:lineRule="auto"/>
        <w:ind w:firstLine="432"/>
        <w:jc w:val="both"/>
        <w:rPr>
          <w:rFonts w:ascii="Times New Roman" w:hAnsi="Times New Roman" w:cs="Times New Roman"/>
          <w:sz w:val="22"/>
          <w:szCs w:val="22"/>
        </w:rPr>
      </w:pPr>
    </w:p>
    <w:sectPr w:rsidR="00CD46A7" w:rsidRPr="00CD46A7">
      <w:footerReference w:type="default" r:id="rId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vis Felipe Elli" w:date="2026-05-22T10:29:00Z" w:initials="EE">
    <w:p w14:paraId="51A3E320" w14:textId="77777777" w:rsidR="00EC167F" w:rsidRDefault="00EC167F" w:rsidP="00EC167F">
      <w:pPr>
        <w:pStyle w:val="CommentText"/>
      </w:pPr>
      <w:r>
        <w:rPr>
          <w:rStyle w:val="CommentReference"/>
        </w:rPr>
        <w:annotationRef/>
      </w:r>
      <w:r>
        <w:t>Suggest not repeating words that are already in the title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A3E3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9EDC8B" w16cex:dateUtc="2026-05-22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A3E320" w16cid:durableId="009EDC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9CB04" w14:textId="77777777" w:rsidR="00446FF7" w:rsidRDefault="00446FF7" w:rsidP="00405F7E">
      <w:pPr>
        <w:spacing w:after="0" w:line="240" w:lineRule="auto"/>
      </w:pPr>
      <w:r>
        <w:separator/>
      </w:r>
    </w:p>
  </w:endnote>
  <w:endnote w:type="continuationSeparator" w:id="0">
    <w:p w14:paraId="7E0D828B" w14:textId="77777777" w:rsidR="00446FF7" w:rsidRDefault="00446FF7" w:rsidP="00405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028422"/>
      <w:docPartObj>
        <w:docPartGallery w:val="Page Numbers (Bottom of Page)"/>
        <w:docPartUnique/>
      </w:docPartObj>
    </w:sdtPr>
    <w:sdtEndPr>
      <w:rPr>
        <w:noProof/>
      </w:rPr>
    </w:sdtEndPr>
    <w:sdtContent>
      <w:p w14:paraId="6D6F7024" w14:textId="66A82014" w:rsidR="00CD45C5" w:rsidRDefault="00CD45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AC153B" w14:textId="77777777" w:rsidR="00CD45C5" w:rsidRDefault="00CD4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C9D64" w14:textId="77777777" w:rsidR="00446FF7" w:rsidRDefault="00446FF7" w:rsidP="00405F7E">
      <w:pPr>
        <w:spacing w:after="0" w:line="240" w:lineRule="auto"/>
      </w:pPr>
      <w:r>
        <w:separator/>
      </w:r>
    </w:p>
  </w:footnote>
  <w:footnote w:type="continuationSeparator" w:id="0">
    <w:p w14:paraId="7EFEDD91" w14:textId="77777777" w:rsidR="00446FF7" w:rsidRDefault="00446FF7" w:rsidP="00405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111"/>
    <w:multiLevelType w:val="hybridMultilevel"/>
    <w:tmpl w:val="B9BC063A"/>
    <w:lvl w:ilvl="0" w:tplc="7D28D27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6543F1"/>
    <w:multiLevelType w:val="hybridMultilevel"/>
    <w:tmpl w:val="C26E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00E0C"/>
    <w:multiLevelType w:val="hybridMultilevel"/>
    <w:tmpl w:val="1722E0D8"/>
    <w:lvl w:ilvl="0" w:tplc="0409000F">
      <w:start w:val="1"/>
      <w:numFmt w:val="decimal"/>
      <w:lvlText w:val="%1."/>
      <w:lvlJc w:val="left"/>
      <w:pPr>
        <w:ind w:left="360" w:hanging="360"/>
      </w:pPr>
    </w:lvl>
    <w:lvl w:ilvl="1" w:tplc="04090019">
      <w:start w:val="1"/>
      <w:numFmt w:val="lowerLetter"/>
      <w:lvlText w:val="%2."/>
      <w:lvlJc w:val="left"/>
      <w:pPr>
        <w:ind w:left="27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3766D6"/>
    <w:multiLevelType w:val="multilevel"/>
    <w:tmpl w:val="F23A5790"/>
    <w:lvl w:ilvl="0">
      <w:start w:val="1"/>
      <w:numFmt w:val="decimal"/>
      <w:lvlText w:val="%1."/>
      <w:lvlJc w:val="left"/>
      <w:pPr>
        <w:ind w:left="720" w:hanging="360"/>
      </w:pPr>
      <w:rPr>
        <w:rFonts w:hint="default"/>
      </w:rPr>
    </w:lvl>
    <w:lvl w:ilvl="1">
      <w:start w:val="4"/>
      <w:numFmt w:val="decimal"/>
      <w:isLgl/>
      <w:lvlText w:val="%1.%2."/>
      <w:lvlJc w:val="left"/>
      <w:pPr>
        <w:ind w:left="405" w:hanging="40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58FA3B7D"/>
    <w:multiLevelType w:val="multilevel"/>
    <w:tmpl w:val="BC7A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F2744"/>
    <w:multiLevelType w:val="multilevel"/>
    <w:tmpl w:val="49E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C5E73"/>
    <w:multiLevelType w:val="hybridMultilevel"/>
    <w:tmpl w:val="6D8E66A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7439EC"/>
    <w:multiLevelType w:val="multilevel"/>
    <w:tmpl w:val="9E2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97B8C"/>
    <w:multiLevelType w:val="hybridMultilevel"/>
    <w:tmpl w:val="D8360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540328"/>
    <w:multiLevelType w:val="hybridMultilevel"/>
    <w:tmpl w:val="A604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384610">
    <w:abstractNumId w:val="4"/>
  </w:num>
  <w:num w:numId="2" w16cid:durableId="94910092">
    <w:abstractNumId w:val="1"/>
  </w:num>
  <w:num w:numId="3" w16cid:durableId="113136045">
    <w:abstractNumId w:val="3"/>
  </w:num>
  <w:num w:numId="4" w16cid:durableId="1092818021">
    <w:abstractNumId w:val="2"/>
  </w:num>
  <w:num w:numId="5" w16cid:durableId="739325007">
    <w:abstractNumId w:val="9"/>
  </w:num>
  <w:num w:numId="6" w16cid:durableId="818955613">
    <w:abstractNumId w:val="6"/>
  </w:num>
  <w:num w:numId="7" w16cid:durableId="1791779872">
    <w:abstractNumId w:val="8"/>
  </w:num>
  <w:num w:numId="8" w16cid:durableId="1649479301">
    <w:abstractNumId w:val="0"/>
  </w:num>
  <w:num w:numId="9" w16cid:durableId="1867328284">
    <w:abstractNumId w:val="7"/>
  </w:num>
  <w:num w:numId="10" w16cid:durableId="208556476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elipe Elli">
    <w15:presenceInfo w15:providerId="None" w15:userId="Elvis Felipe Elli"/>
  </w15:person>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731"/>
    <w:rsid w:val="000001F6"/>
    <w:rsid w:val="00000CEF"/>
    <w:rsid w:val="00000F24"/>
    <w:rsid w:val="00001B8C"/>
    <w:rsid w:val="00001CCC"/>
    <w:rsid w:val="00001F7C"/>
    <w:rsid w:val="00002DD6"/>
    <w:rsid w:val="00002FA7"/>
    <w:rsid w:val="00002FA8"/>
    <w:rsid w:val="000032EA"/>
    <w:rsid w:val="00006584"/>
    <w:rsid w:val="000074CF"/>
    <w:rsid w:val="00012631"/>
    <w:rsid w:val="000147C4"/>
    <w:rsid w:val="00014CE0"/>
    <w:rsid w:val="0001513A"/>
    <w:rsid w:val="0001526F"/>
    <w:rsid w:val="0001530A"/>
    <w:rsid w:val="0001564D"/>
    <w:rsid w:val="00016256"/>
    <w:rsid w:val="00016B4A"/>
    <w:rsid w:val="00016CC0"/>
    <w:rsid w:val="00016CED"/>
    <w:rsid w:val="000171FD"/>
    <w:rsid w:val="00017481"/>
    <w:rsid w:val="000177A3"/>
    <w:rsid w:val="00017D01"/>
    <w:rsid w:val="0002095F"/>
    <w:rsid w:val="00020A60"/>
    <w:rsid w:val="0002287D"/>
    <w:rsid w:val="00023755"/>
    <w:rsid w:val="00023A27"/>
    <w:rsid w:val="0002403C"/>
    <w:rsid w:val="00024969"/>
    <w:rsid w:val="00025197"/>
    <w:rsid w:val="00025519"/>
    <w:rsid w:val="00025D3C"/>
    <w:rsid w:val="00025DBB"/>
    <w:rsid w:val="00026A15"/>
    <w:rsid w:val="00027E2C"/>
    <w:rsid w:val="00030803"/>
    <w:rsid w:val="00031493"/>
    <w:rsid w:val="0003291B"/>
    <w:rsid w:val="00033890"/>
    <w:rsid w:val="00033E11"/>
    <w:rsid w:val="000348ED"/>
    <w:rsid w:val="000356B2"/>
    <w:rsid w:val="00036084"/>
    <w:rsid w:val="00036A65"/>
    <w:rsid w:val="0004009C"/>
    <w:rsid w:val="000402F2"/>
    <w:rsid w:val="0004056C"/>
    <w:rsid w:val="00040AC2"/>
    <w:rsid w:val="00041662"/>
    <w:rsid w:val="000419CA"/>
    <w:rsid w:val="00042260"/>
    <w:rsid w:val="00042278"/>
    <w:rsid w:val="00043E22"/>
    <w:rsid w:val="00044739"/>
    <w:rsid w:val="00044F23"/>
    <w:rsid w:val="00045612"/>
    <w:rsid w:val="00046578"/>
    <w:rsid w:val="000467C5"/>
    <w:rsid w:val="00046D12"/>
    <w:rsid w:val="00046F75"/>
    <w:rsid w:val="00047930"/>
    <w:rsid w:val="000504CF"/>
    <w:rsid w:val="00050D24"/>
    <w:rsid w:val="00050D96"/>
    <w:rsid w:val="00052209"/>
    <w:rsid w:val="000526A3"/>
    <w:rsid w:val="000526F8"/>
    <w:rsid w:val="00052863"/>
    <w:rsid w:val="000528B7"/>
    <w:rsid w:val="00052AA0"/>
    <w:rsid w:val="00052B62"/>
    <w:rsid w:val="00053681"/>
    <w:rsid w:val="00053983"/>
    <w:rsid w:val="0005581E"/>
    <w:rsid w:val="00056631"/>
    <w:rsid w:val="00056722"/>
    <w:rsid w:val="0005723A"/>
    <w:rsid w:val="00060FE6"/>
    <w:rsid w:val="0006108A"/>
    <w:rsid w:val="00061101"/>
    <w:rsid w:val="00061228"/>
    <w:rsid w:val="000614E9"/>
    <w:rsid w:val="0006151D"/>
    <w:rsid w:val="00061787"/>
    <w:rsid w:val="00061DAB"/>
    <w:rsid w:val="00062647"/>
    <w:rsid w:val="000630C6"/>
    <w:rsid w:val="000637D6"/>
    <w:rsid w:val="0006412C"/>
    <w:rsid w:val="00064980"/>
    <w:rsid w:val="00064B00"/>
    <w:rsid w:val="000653D6"/>
    <w:rsid w:val="00065D43"/>
    <w:rsid w:val="0006667E"/>
    <w:rsid w:val="00067024"/>
    <w:rsid w:val="0006751E"/>
    <w:rsid w:val="00067C87"/>
    <w:rsid w:val="000701A1"/>
    <w:rsid w:val="000708C9"/>
    <w:rsid w:val="00071C0B"/>
    <w:rsid w:val="00072594"/>
    <w:rsid w:val="000734CF"/>
    <w:rsid w:val="0007427D"/>
    <w:rsid w:val="00074BBB"/>
    <w:rsid w:val="00074EE9"/>
    <w:rsid w:val="00075060"/>
    <w:rsid w:val="00075509"/>
    <w:rsid w:val="00075593"/>
    <w:rsid w:val="00076385"/>
    <w:rsid w:val="000769EF"/>
    <w:rsid w:val="00076BF1"/>
    <w:rsid w:val="0007732A"/>
    <w:rsid w:val="000778D4"/>
    <w:rsid w:val="00080015"/>
    <w:rsid w:val="000808BE"/>
    <w:rsid w:val="00081F3B"/>
    <w:rsid w:val="000825D5"/>
    <w:rsid w:val="00082647"/>
    <w:rsid w:val="0008335D"/>
    <w:rsid w:val="00085576"/>
    <w:rsid w:val="000857CD"/>
    <w:rsid w:val="0008647D"/>
    <w:rsid w:val="00090080"/>
    <w:rsid w:val="000917CA"/>
    <w:rsid w:val="00092856"/>
    <w:rsid w:val="00092B80"/>
    <w:rsid w:val="0009380D"/>
    <w:rsid w:val="000938AF"/>
    <w:rsid w:val="00093CC7"/>
    <w:rsid w:val="00094813"/>
    <w:rsid w:val="00095ED9"/>
    <w:rsid w:val="0009629E"/>
    <w:rsid w:val="00096AFF"/>
    <w:rsid w:val="00097926"/>
    <w:rsid w:val="000A2336"/>
    <w:rsid w:val="000A23F1"/>
    <w:rsid w:val="000A3E00"/>
    <w:rsid w:val="000A40D6"/>
    <w:rsid w:val="000A43BC"/>
    <w:rsid w:val="000A47AE"/>
    <w:rsid w:val="000A4A1D"/>
    <w:rsid w:val="000A73D5"/>
    <w:rsid w:val="000A761B"/>
    <w:rsid w:val="000A7E3F"/>
    <w:rsid w:val="000B04AF"/>
    <w:rsid w:val="000B1088"/>
    <w:rsid w:val="000B15B8"/>
    <w:rsid w:val="000B2145"/>
    <w:rsid w:val="000B2165"/>
    <w:rsid w:val="000B279F"/>
    <w:rsid w:val="000B2AAD"/>
    <w:rsid w:val="000B2CC4"/>
    <w:rsid w:val="000B2EF7"/>
    <w:rsid w:val="000B3746"/>
    <w:rsid w:val="000B3928"/>
    <w:rsid w:val="000B456C"/>
    <w:rsid w:val="000B4646"/>
    <w:rsid w:val="000B4E1D"/>
    <w:rsid w:val="000B4FA1"/>
    <w:rsid w:val="000B7107"/>
    <w:rsid w:val="000B7C21"/>
    <w:rsid w:val="000B7E8C"/>
    <w:rsid w:val="000C045E"/>
    <w:rsid w:val="000C197C"/>
    <w:rsid w:val="000C2820"/>
    <w:rsid w:val="000C4203"/>
    <w:rsid w:val="000C46FA"/>
    <w:rsid w:val="000C5D9A"/>
    <w:rsid w:val="000C5E28"/>
    <w:rsid w:val="000D18A8"/>
    <w:rsid w:val="000D2052"/>
    <w:rsid w:val="000D2457"/>
    <w:rsid w:val="000D2881"/>
    <w:rsid w:val="000D2DA2"/>
    <w:rsid w:val="000D3A6E"/>
    <w:rsid w:val="000D4507"/>
    <w:rsid w:val="000D475C"/>
    <w:rsid w:val="000D5AFC"/>
    <w:rsid w:val="000D6190"/>
    <w:rsid w:val="000D644B"/>
    <w:rsid w:val="000D676B"/>
    <w:rsid w:val="000D731D"/>
    <w:rsid w:val="000E022B"/>
    <w:rsid w:val="000E0B53"/>
    <w:rsid w:val="000E125E"/>
    <w:rsid w:val="000E2802"/>
    <w:rsid w:val="000E36A0"/>
    <w:rsid w:val="000E3B6D"/>
    <w:rsid w:val="000E4620"/>
    <w:rsid w:val="000E4EAA"/>
    <w:rsid w:val="000E536B"/>
    <w:rsid w:val="000E65DF"/>
    <w:rsid w:val="000E6B95"/>
    <w:rsid w:val="000E6C72"/>
    <w:rsid w:val="000E73F1"/>
    <w:rsid w:val="000E7E0A"/>
    <w:rsid w:val="000E7F4A"/>
    <w:rsid w:val="000F0838"/>
    <w:rsid w:val="000F114D"/>
    <w:rsid w:val="000F3AF2"/>
    <w:rsid w:val="000F3E6A"/>
    <w:rsid w:val="000F6115"/>
    <w:rsid w:val="000F68BA"/>
    <w:rsid w:val="001016E4"/>
    <w:rsid w:val="00102B43"/>
    <w:rsid w:val="00103538"/>
    <w:rsid w:val="0010443A"/>
    <w:rsid w:val="00104661"/>
    <w:rsid w:val="00104A29"/>
    <w:rsid w:val="001055D1"/>
    <w:rsid w:val="00105727"/>
    <w:rsid w:val="001060E4"/>
    <w:rsid w:val="001068C4"/>
    <w:rsid w:val="00106B90"/>
    <w:rsid w:val="001079BA"/>
    <w:rsid w:val="00107F52"/>
    <w:rsid w:val="00111AE1"/>
    <w:rsid w:val="0011254F"/>
    <w:rsid w:val="00112B89"/>
    <w:rsid w:val="001138C1"/>
    <w:rsid w:val="00114E37"/>
    <w:rsid w:val="00115325"/>
    <w:rsid w:val="00115725"/>
    <w:rsid w:val="001160E3"/>
    <w:rsid w:val="001166DD"/>
    <w:rsid w:val="00116A2A"/>
    <w:rsid w:val="001205FA"/>
    <w:rsid w:val="00120628"/>
    <w:rsid w:val="00120A81"/>
    <w:rsid w:val="00121F93"/>
    <w:rsid w:val="0012352F"/>
    <w:rsid w:val="00125220"/>
    <w:rsid w:val="00126015"/>
    <w:rsid w:val="00126D80"/>
    <w:rsid w:val="001276C4"/>
    <w:rsid w:val="00127B27"/>
    <w:rsid w:val="001313AC"/>
    <w:rsid w:val="00131E99"/>
    <w:rsid w:val="0013239D"/>
    <w:rsid w:val="00132487"/>
    <w:rsid w:val="001325A3"/>
    <w:rsid w:val="00133ED2"/>
    <w:rsid w:val="001348D7"/>
    <w:rsid w:val="00134F66"/>
    <w:rsid w:val="00135400"/>
    <w:rsid w:val="00136CFD"/>
    <w:rsid w:val="00137426"/>
    <w:rsid w:val="001411F7"/>
    <w:rsid w:val="001419C1"/>
    <w:rsid w:val="00142401"/>
    <w:rsid w:val="00145473"/>
    <w:rsid w:val="00145B7C"/>
    <w:rsid w:val="001472D3"/>
    <w:rsid w:val="00147610"/>
    <w:rsid w:val="00147ECA"/>
    <w:rsid w:val="00150A4D"/>
    <w:rsid w:val="00151002"/>
    <w:rsid w:val="001511DA"/>
    <w:rsid w:val="001512DA"/>
    <w:rsid w:val="001513F6"/>
    <w:rsid w:val="00151474"/>
    <w:rsid w:val="001525CA"/>
    <w:rsid w:val="001532E1"/>
    <w:rsid w:val="00153457"/>
    <w:rsid w:val="001535C6"/>
    <w:rsid w:val="001537C7"/>
    <w:rsid w:val="00154687"/>
    <w:rsid w:val="00156B02"/>
    <w:rsid w:val="00156C98"/>
    <w:rsid w:val="00157E56"/>
    <w:rsid w:val="0016166F"/>
    <w:rsid w:val="001630C7"/>
    <w:rsid w:val="00163472"/>
    <w:rsid w:val="00163B6A"/>
    <w:rsid w:val="00163BDA"/>
    <w:rsid w:val="00164E3E"/>
    <w:rsid w:val="00165655"/>
    <w:rsid w:val="001657F2"/>
    <w:rsid w:val="00165A24"/>
    <w:rsid w:val="001663B3"/>
    <w:rsid w:val="00167F05"/>
    <w:rsid w:val="001703B6"/>
    <w:rsid w:val="00171EA4"/>
    <w:rsid w:val="00172824"/>
    <w:rsid w:val="00173BC5"/>
    <w:rsid w:val="00174B61"/>
    <w:rsid w:val="0017547D"/>
    <w:rsid w:val="00175DEA"/>
    <w:rsid w:val="001765A6"/>
    <w:rsid w:val="0017703C"/>
    <w:rsid w:val="001779FA"/>
    <w:rsid w:val="0018009B"/>
    <w:rsid w:val="00180136"/>
    <w:rsid w:val="001815B6"/>
    <w:rsid w:val="00181B2E"/>
    <w:rsid w:val="00182082"/>
    <w:rsid w:val="00182B90"/>
    <w:rsid w:val="00183224"/>
    <w:rsid w:val="00183B1A"/>
    <w:rsid w:val="001843F2"/>
    <w:rsid w:val="001849D9"/>
    <w:rsid w:val="00186219"/>
    <w:rsid w:val="00187525"/>
    <w:rsid w:val="0018754A"/>
    <w:rsid w:val="00187CB0"/>
    <w:rsid w:val="00190298"/>
    <w:rsid w:val="001906E2"/>
    <w:rsid w:val="001925C2"/>
    <w:rsid w:val="0019433D"/>
    <w:rsid w:val="001966BD"/>
    <w:rsid w:val="001972D1"/>
    <w:rsid w:val="00197360"/>
    <w:rsid w:val="001A06F4"/>
    <w:rsid w:val="001A0A67"/>
    <w:rsid w:val="001A255F"/>
    <w:rsid w:val="001A2794"/>
    <w:rsid w:val="001A2AC2"/>
    <w:rsid w:val="001A35A3"/>
    <w:rsid w:val="001A378C"/>
    <w:rsid w:val="001A38A6"/>
    <w:rsid w:val="001A41D7"/>
    <w:rsid w:val="001A534E"/>
    <w:rsid w:val="001A66E4"/>
    <w:rsid w:val="001A6F82"/>
    <w:rsid w:val="001A7E8D"/>
    <w:rsid w:val="001B02E8"/>
    <w:rsid w:val="001B1228"/>
    <w:rsid w:val="001B1C34"/>
    <w:rsid w:val="001B3CFD"/>
    <w:rsid w:val="001B3D3F"/>
    <w:rsid w:val="001B4745"/>
    <w:rsid w:val="001B475C"/>
    <w:rsid w:val="001B54E7"/>
    <w:rsid w:val="001B6D88"/>
    <w:rsid w:val="001B7081"/>
    <w:rsid w:val="001C0A70"/>
    <w:rsid w:val="001C0DD4"/>
    <w:rsid w:val="001C1478"/>
    <w:rsid w:val="001C21CC"/>
    <w:rsid w:val="001C3742"/>
    <w:rsid w:val="001C4EE5"/>
    <w:rsid w:val="001C555F"/>
    <w:rsid w:val="001C5744"/>
    <w:rsid w:val="001C6FC5"/>
    <w:rsid w:val="001C78DD"/>
    <w:rsid w:val="001D0352"/>
    <w:rsid w:val="001D15C2"/>
    <w:rsid w:val="001D20A5"/>
    <w:rsid w:val="001D2276"/>
    <w:rsid w:val="001D2623"/>
    <w:rsid w:val="001D39EC"/>
    <w:rsid w:val="001D3A75"/>
    <w:rsid w:val="001D40CB"/>
    <w:rsid w:val="001D4566"/>
    <w:rsid w:val="001D4B1C"/>
    <w:rsid w:val="001D4E4C"/>
    <w:rsid w:val="001D4E65"/>
    <w:rsid w:val="001D51D7"/>
    <w:rsid w:val="001D56E6"/>
    <w:rsid w:val="001D5B3C"/>
    <w:rsid w:val="001D6F66"/>
    <w:rsid w:val="001D6FAC"/>
    <w:rsid w:val="001D707B"/>
    <w:rsid w:val="001E01A1"/>
    <w:rsid w:val="001E0790"/>
    <w:rsid w:val="001E0845"/>
    <w:rsid w:val="001E0EB0"/>
    <w:rsid w:val="001E13E4"/>
    <w:rsid w:val="001E1A7C"/>
    <w:rsid w:val="001E28D2"/>
    <w:rsid w:val="001E5FFA"/>
    <w:rsid w:val="001F004B"/>
    <w:rsid w:val="001F025B"/>
    <w:rsid w:val="001F0F14"/>
    <w:rsid w:val="001F17AC"/>
    <w:rsid w:val="001F1906"/>
    <w:rsid w:val="001F1CAA"/>
    <w:rsid w:val="001F2B49"/>
    <w:rsid w:val="001F2FAE"/>
    <w:rsid w:val="001F3D2C"/>
    <w:rsid w:val="001F42F2"/>
    <w:rsid w:val="001F4907"/>
    <w:rsid w:val="001F5F62"/>
    <w:rsid w:val="001F69FD"/>
    <w:rsid w:val="001F79DF"/>
    <w:rsid w:val="001F7C8F"/>
    <w:rsid w:val="00200120"/>
    <w:rsid w:val="0020060B"/>
    <w:rsid w:val="0020104F"/>
    <w:rsid w:val="00202F65"/>
    <w:rsid w:val="00203895"/>
    <w:rsid w:val="0020391F"/>
    <w:rsid w:val="0020499B"/>
    <w:rsid w:val="00204EDC"/>
    <w:rsid w:val="002058DF"/>
    <w:rsid w:val="00205BBF"/>
    <w:rsid w:val="00206EA2"/>
    <w:rsid w:val="002074D1"/>
    <w:rsid w:val="002101E0"/>
    <w:rsid w:val="00210652"/>
    <w:rsid w:val="00211237"/>
    <w:rsid w:val="0021300A"/>
    <w:rsid w:val="00213397"/>
    <w:rsid w:val="00214244"/>
    <w:rsid w:val="00215FB8"/>
    <w:rsid w:val="00221808"/>
    <w:rsid w:val="00221C9F"/>
    <w:rsid w:val="002221EF"/>
    <w:rsid w:val="00225260"/>
    <w:rsid w:val="00225E1D"/>
    <w:rsid w:val="00225ED9"/>
    <w:rsid w:val="0022689D"/>
    <w:rsid w:val="00226EEB"/>
    <w:rsid w:val="00227479"/>
    <w:rsid w:val="00227C4F"/>
    <w:rsid w:val="00231BE3"/>
    <w:rsid w:val="002327D7"/>
    <w:rsid w:val="00233423"/>
    <w:rsid w:val="00233B64"/>
    <w:rsid w:val="00235535"/>
    <w:rsid w:val="0023711E"/>
    <w:rsid w:val="00240E12"/>
    <w:rsid w:val="00241201"/>
    <w:rsid w:val="00241756"/>
    <w:rsid w:val="002433DC"/>
    <w:rsid w:val="00243BE8"/>
    <w:rsid w:val="00244795"/>
    <w:rsid w:val="002459C9"/>
    <w:rsid w:val="0024614C"/>
    <w:rsid w:val="00246FA9"/>
    <w:rsid w:val="002509D6"/>
    <w:rsid w:val="00251A13"/>
    <w:rsid w:val="00252536"/>
    <w:rsid w:val="00252E09"/>
    <w:rsid w:val="00253439"/>
    <w:rsid w:val="00253BC2"/>
    <w:rsid w:val="002548DA"/>
    <w:rsid w:val="00254DA9"/>
    <w:rsid w:val="00254EF4"/>
    <w:rsid w:val="002570BE"/>
    <w:rsid w:val="00257B72"/>
    <w:rsid w:val="00257D09"/>
    <w:rsid w:val="00260372"/>
    <w:rsid w:val="00260753"/>
    <w:rsid w:val="0026132C"/>
    <w:rsid w:val="0026232D"/>
    <w:rsid w:val="002631AF"/>
    <w:rsid w:val="00263C95"/>
    <w:rsid w:val="00263CE9"/>
    <w:rsid w:val="00263DDA"/>
    <w:rsid w:val="002647EB"/>
    <w:rsid w:val="00264E3B"/>
    <w:rsid w:val="0026511C"/>
    <w:rsid w:val="002653ED"/>
    <w:rsid w:val="00265AE2"/>
    <w:rsid w:val="00265C12"/>
    <w:rsid w:val="002669FD"/>
    <w:rsid w:val="00266AB4"/>
    <w:rsid w:val="00266B8F"/>
    <w:rsid w:val="00266EEF"/>
    <w:rsid w:val="00267908"/>
    <w:rsid w:val="00270F9D"/>
    <w:rsid w:val="0027162C"/>
    <w:rsid w:val="00271AB8"/>
    <w:rsid w:val="00272F2C"/>
    <w:rsid w:val="00273070"/>
    <w:rsid w:val="002741ED"/>
    <w:rsid w:val="00274BB8"/>
    <w:rsid w:val="00274D3A"/>
    <w:rsid w:val="0027583A"/>
    <w:rsid w:val="002766DE"/>
    <w:rsid w:val="00277541"/>
    <w:rsid w:val="00280B55"/>
    <w:rsid w:val="00281581"/>
    <w:rsid w:val="00281590"/>
    <w:rsid w:val="00281905"/>
    <w:rsid w:val="00281A4C"/>
    <w:rsid w:val="00281FFB"/>
    <w:rsid w:val="002820A5"/>
    <w:rsid w:val="0028255B"/>
    <w:rsid w:val="002830F7"/>
    <w:rsid w:val="0029041B"/>
    <w:rsid w:val="00290C39"/>
    <w:rsid w:val="002912DD"/>
    <w:rsid w:val="002923C2"/>
    <w:rsid w:val="00293611"/>
    <w:rsid w:val="0029399A"/>
    <w:rsid w:val="00293A38"/>
    <w:rsid w:val="00295703"/>
    <w:rsid w:val="002963AA"/>
    <w:rsid w:val="00296B7D"/>
    <w:rsid w:val="00297CE3"/>
    <w:rsid w:val="002A0916"/>
    <w:rsid w:val="002A1B54"/>
    <w:rsid w:val="002A24E0"/>
    <w:rsid w:val="002A2E93"/>
    <w:rsid w:val="002B0563"/>
    <w:rsid w:val="002B0923"/>
    <w:rsid w:val="002B2925"/>
    <w:rsid w:val="002B3AA7"/>
    <w:rsid w:val="002B498B"/>
    <w:rsid w:val="002B672E"/>
    <w:rsid w:val="002B695E"/>
    <w:rsid w:val="002B6ADA"/>
    <w:rsid w:val="002B6CBE"/>
    <w:rsid w:val="002B718F"/>
    <w:rsid w:val="002B7664"/>
    <w:rsid w:val="002B7FE4"/>
    <w:rsid w:val="002C0174"/>
    <w:rsid w:val="002C1C51"/>
    <w:rsid w:val="002C4A8A"/>
    <w:rsid w:val="002C59B2"/>
    <w:rsid w:val="002C6561"/>
    <w:rsid w:val="002C66FF"/>
    <w:rsid w:val="002C7354"/>
    <w:rsid w:val="002C766A"/>
    <w:rsid w:val="002D090D"/>
    <w:rsid w:val="002D09B7"/>
    <w:rsid w:val="002D1E5B"/>
    <w:rsid w:val="002D2D97"/>
    <w:rsid w:val="002D3E96"/>
    <w:rsid w:val="002D5828"/>
    <w:rsid w:val="002D6064"/>
    <w:rsid w:val="002D747D"/>
    <w:rsid w:val="002E043E"/>
    <w:rsid w:val="002E0C9A"/>
    <w:rsid w:val="002E27AF"/>
    <w:rsid w:val="002E33DD"/>
    <w:rsid w:val="002E4299"/>
    <w:rsid w:val="002E53B9"/>
    <w:rsid w:val="002E6471"/>
    <w:rsid w:val="002F01A6"/>
    <w:rsid w:val="002F08EE"/>
    <w:rsid w:val="002F0A05"/>
    <w:rsid w:val="002F0CF3"/>
    <w:rsid w:val="002F168A"/>
    <w:rsid w:val="002F239A"/>
    <w:rsid w:val="002F2EC6"/>
    <w:rsid w:val="002F3A94"/>
    <w:rsid w:val="002F3BEA"/>
    <w:rsid w:val="002F3C8F"/>
    <w:rsid w:val="002F3DE3"/>
    <w:rsid w:val="002F44C7"/>
    <w:rsid w:val="002F6C88"/>
    <w:rsid w:val="002F7A16"/>
    <w:rsid w:val="003007FC"/>
    <w:rsid w:val="003011C5"/>
    <w:rsid w:val="00301A9F"/>
    <w:rsid w:val="00302996"/>
    <w:rsid w:val="003050E0"/>
    <w:rsid w:val="003063A0"/>
    <w:rsid w:val="00306FC0"/>
    <w:rsid w:val="0030746D"/>
    <w:rsid w:val="00307D4E"/>
    <w:rsid w:val="00307D5B"/>
    <w:rsid w:val="00312725"/>
    <w:rsid w:val="003128EC"/>
    <w:rsid w:val="00312D61"/>
    <w:rsid w:val="0031373B"/>
    <w:rsid w:val="00313E16"/>
    <w:rsid w:val="00314416"/>
    <w:rsid w:val="0031569C"/>
    <w:rsid w:val="003159FF"/>
    <w:rsid w:val="00315D1F"/>
    <w:rsid w:val="00316E0A"/>
    <w:rsid w:val="00317071"/>
    <w:rsid w:val="003201BC"/>
    <w:rsid w:val="003216BB"/>
    <w:rsid w:val="003216D6"/>
    <w:rsid w:val="0032194E"/>
    <w:rsid w:val="003239CF"/>
    <w:rsid w:val="00324972"/>
    <w:rsid w:val="00325D1B"/>
    <w:rsid w:val="0032626A"/>
    <w:rsid w:val="003263AA"/>
    <w:rsid w:val="00326753"/>
    <w:rsid w:val="0032782C"/>
    <w:rsid w:val="0032784C"/>
    <w:rsid w:val="00327C4A"/>
    <w:rsid w:val="00332DD8"/>
    <w:rsid w:val="00334990"/>
    <w:rsid w:val="00335D9A"/>
    <w:rsid w:val="00336245"/>
    <w:rsid w:val="00337300"/>
    <w:rsid w:val="00337422"/>
    <w:rsid w:val="00337893"/>
    <w:rsid w:val="003379D2"/>
    <w:rsid w:val="003401FF"/>
    <w:rsid w:val="00340668"/>
    <w:rsid w:val="00341A37"/>
    <w:rsid w:val="00341D4C"/>
    <w:rsid w:val="00342099"/>
    <w:rsid w:val="0034221B"/>
    <w:rsid w:val="00343953"/>
    <w:rsid w:val="00343A3D"/>
    <w:rsid w:val="00343C0B"/>
    <w:rsid w:val="0034483B"/>
    <w:rsid w:val="003453D4"/>
    <w:rsid w:val="003458A4"/>
    <w:rsid w:val="00345B79"/>
    <w:rsid w:val="00346BBC"/>
    <w:rsid w:val="00347913"/>
    <w:rsid w:val="00347DB0"/>
    <w:rsid w:val="00347FBC"/>
    <w:rsid w:val="0035000D"/>
    <w:rsid w:val="00350292"/>
    <w:rsid w:val="00350443"/>
    <w:rsid w:val="00350B0D"/>
    <w:rsid w:val="0035113A"/>
    <w:rsid w:val="00354683"/>
    <w:rsid w:val="0035473A"/>
    <w:rsid w:val="00356E8B"/>
    <w:rsid w:val="003572D0"/>
    <w:rsid w:val="00357ABA"/>
    <w:rsid w:val="003600BC"/>
    <w:rsid w:val="003603FD"/>
    <w:rsid w:val="00362601"/>
    <w:rsid w:val="00362684"/>
    <w:rsid w:val="00363273"/>
    <w:rsid w:val="00363A66"/>
    <w:rsid w:val="00363C5E"/>
    <w:rsid w:val="0036528A"/>
    <w:rsid w:val="00365DB2"/>
    <w:rsid w:val="003667EF"/>
    <w:rsid w:val="00366B53"/>
    <w:rsid w:val="00366E67"/>
    <w:rsid w:val="00367A27"/>
    <w:rsid w:val="003706B9"/>
    <w:rsid w:val="00370E6F"/>
    <w:rsid w:val="003714C7"/>
    <w:rsid w:val="003716A4"/>
    <w:rsid w:val="003721BF"/>
    <w:rsid w:val="00372256"/>
    <w:rsid w:val="00373CDD"/>
    <w:rsid w:val="0037415E"/>
    <w:rsid w:val="00374842"/>
    <w:rsid w:val="00374BD9"/>
    <w:rsid w:val="00374FA5"/>
    <w:rsid w:val="003751C2"/>
    <w:rsid w:val="00376176"/>
    <w:rsid w:val="003762FF"/>
    <w:rsid w:val="0037699C"/>
    <w:rsid w:val="003809A7"/>
    <w:rsid w:val="00380E00"/>
    <w:rsid w:val="00381493"/>
    <w:rsid w:val="00381AAC"/>
    <w:rsid w:val="0038227F"/>
    <w:rsid w:val="0038254B"/>
    <w:rsid w:val="00382E82"/>
    <w:rsid w:val="00382F19"/>
    <w:rsid w:val="00383B08"/>
    <w:rsid w:val="00384649"/>
    <w:rsid w:val="003856F7"/>
    <w:rsid w:val="003861F4"/>
    <w:rsid w:val="003868DD"/>
    <w:rsid w:val="00386912"/>
    <w:rsid w:val="0038699A"/>
    <w:rsid w:val="00386D6C"/>
    <w:rsid w:val="0038700A"/>
    <w:rsid w:val="00390ACC"/>
    <w:rsid w:val="00391F1B"/>
    <w:rsid w:val="0039353F"/>
    <w:rsid w:val="00393881"/>
    <w:rsid w:val="0039407D"/>
    <w:rsid w:val="0039416F"/>
    <w:rsid w:val="00394289"/>
    <w:rsid w:val="00394379"/>
    <w:rsid w:val="0039471D"/>
    <w:rsid w:val="00396553"/>
    <w:rsid w:val="00396757"/>
    <w:rsid w:val="00396AAF"/>
    <w:rsid w:val="00397594"/>
    <w:rsid w:val="00397A43"/>
    <w:rsid w:val="00397B26"/>
    <w:rsid w:val="00397CD9"/>
    <w:rsid w:val="00397D79"/>
    <w:rsid w:val="003A1466"/>
    <w:rsid w:val="003A1E2A"/>
    <w:rsid w:val="003A29D3"/>
    <w:rsid w:val="003A3C69"/>
    <w:rsid w:val="003A3FB7"/>
    <w:rsid w:val="003A4040"/>
    <w:rsid w:val="003A439E"/>
    <w:rsid w:val="003A46B1"/>
    <w:rsid w:val="003A4B81"/>
    <w:rsid w:val="003A4EF3"/>
    <w:rsid w:val="003A5A08"/>
    <w:rsid w:val="003A6812"/>
    <w:rsid w:val="003B0262"/>
    <w:rsid w:val="003B1934"/>
    <w:rsid w:val="003B3721"/>
    <w:rsid w:val="003B397A"/>
    <w:rsid w:val="003B3EF1"/>
    <w:rsid w:val="003B441D"/>
    <w:rsid w:val="003B4581"/>
    <w:rsid w:val="003B6C4D"/>
    <w:rsid w:val="003B73A5"/>
    <w:rsid w:val="003C062F"/>
    <w:rsid w:val="003C0F7C"/>
    <w:rsid w:val="003C31BD"/>
    <w:rsid w:val="003C32C0"/>
    <w:rsid w:val="003C3AE5"/>
    <w:rsid w:val="003C59E5"/>
    <w:rsid w:val="003C6DFF"/>
    <w:rsid w:val="003C6EFC"/>
    <w:rsid w:val="003C785A"/>
    <w:rsid w:val="003D0B6B"/>
    <w:rsid w:val="003D16A9"/>
    <w:rsid w:val="003D197C"/>
    <w:rsid w:val="003D1BF9"/>
    <w:rsid w:val="003D203A"/>
    <w:rsid w:val="003D2084"/>
    <w:rsid w:val="003D220C"/>
    <w:rsid w:val="003D25E1"/>
    <w:rsid w:val="003D2F3A"/>
    <w:rsid w:val="003D467B"/>
    <w:rsid w:val="003D47FB"/>
    <w:rsid w:val="003D4D62"/>
    <w:rsid w:val="003D4DB4"/>
    <w:rsid w:val="003D5E4B"/>
    <w:rsid w:val="003D5EF3"/>
    <w:rsid w:val="003D6F7F"/>
    <w:rsid w:val="003D72C2"/>
    <w:rsid w:val="003D7716"/>
    <w:rsid w:val="003E01E6"/>
    <w:rsid w:val="003E099C"/>
    <w:rsid w:val="003E0F06"/>
    <w:rsid w:val="003E248B"/>
    <w:rsid w:val="003E2AFB"/>
    <w:rsid w:val="003E3A1F"/>
    <w:rsid w:val="003E4F82"/>
    <w:rsid w:val="003E54E8"/>
    <w:rsid w:val="003E5524"/>
    <w:rsid w:val="003E6783"/>
    <w:rsid w:val="003E764B"/>
    <w:rsid w:val="003F16B6"/>
    <w:rsid w:val="003F1D68"/>
    <w:rsid w:val="003F21D8"/>
    <w:rsid w:val="003F4F0A"/>
    <w:rsid w:val="003F6481"/>
    <w:rsid w:val="003F683A"/>
    <w:rsid w:val="003F698F"/>
    <w:rsid w:val="003F76D4"/>
    <w:rsid w:val="003F7877"/>
    <w:rsid w:val="004010DF"/>
    <w:rsid w:val="00401198"/>
    <w:rsid w:val="00401548"/>
    <w:rsid w:val="0040209D"/>
    <w:rsid w:val="00402998"/>
    <w:rsid w:val="00402BFE"/>
    <w:rsid w:val="004034BA"/>
    <w:rsid w:val="0040593E"/>
    <w:rsid w:val="00405B30"/>
    <w:rsid w:val="00405F7E"/>
    <w:rsid w:val="00405F99"/>
    <w:rsid w:val="00406250"/>
    <w:rsid w:val="00407A58"/>
    <w:rsid w:val="00407DDF"/>
    <w:rsid w:val="00407F32"/>
    <w:rsid w:val="00410A7F"/>
    <w:rsid w:val="0041183F"/>
    <w:rsid w:val="004119C0"/>
    <w:rsid w:val="004130C2"/>
    <w:rsid w:val="004130CF"/>
    <w:rsid w:val="00413443"/>
    <w:rsid w:val="004136F8"/>
    <w:rsid w:val="00413F16"/>
    <w:rsid w:val="00414582"/>
    <w:rsid w:val="00415F74"/>
    <w:rsid w:val="004163DE"/>
    <w:rsid w:val="004220B9"/>
    <w:rsid w:val="004225E9"/>
    <w:rsid w:val="00422B60"/>
    <w:rsid w:val="00422C1D"/>
    <w:rsid w:val="004232D2"/>
    <w:rsid w:val="004245E6"/>
    <w:rsid w:val="00424A82"/>
    <w:rsid w:val="00424BFB"/>
    <w:rsid w:val="004258F7"/>
    <w:rsid w:val="00426509"/>
    <w:rsid w:val="004270AC"/>
    <w:rsid w:val="004318A9"/>
    <w:rsid w:val="00431D64"/>
    <w:rsid w:val="00432C26"/>
    <w:rsid w:val="00432F91"/>
    <w:rsid w:val="00433312"/>
    <w:rsid w:val="0043350B"/>
    <w:rsid w:val="004337D9"/>
    <w:rsid w:val="004343DF"/>
    <w:rsid w:val="004350BF"/>
    <w:rsid w:val="00435491"/>
    <w:rsid w:val="0043583C"/>
    <w:rsid w:val="00435990"/>
    <w:rsid w:val="004365DE"/>
    <w:rsid w:val="00436991"/>
    <w:rsid w:val="0043768E"/>
    <w:rsid w:val="00437801"/>
    <w:rsid w:val="0043796B"/>
    <w:rsid w:val="00441862"/>
    <w:rsid w:val="00442228"/>
    <w:rsid w:val="0044231D"/>
    <w:rsid w:val="004449DD"/>
    <w:rsid w:val="00445AA1"/>
    <w:rsid w:val="00446EB8"/>
    <w:rsid w:val="00446FF7"/>
    <w:rsid w:val="004473B3"/>
    <w:rsid w:val="00450D5B"/>
    <w:rsid w:val="0045252B"/>
    <w:rsid w:val="00452610"/>
    <w:rsid w:val="00453C0F"/>
    <w:rsid w:val="00453D00"/>
    <w:rsid w:val="00454411"/>
    <w:rsid w:val="00454D80"/>
    <w:rsid w:val="0046024D"/>
    <w:rsid w:val="004611D8"/>
    <w:rsid w:val="0046431A"/>
    <w:rsid w:val="0046546D"/>
    <w:rsid w:val="00465470"/>
    <w:rsid w:val="00466EB2"/>
    <w:rsid w:val="00467DB9"/>
    <w:rsid w:val="00473476"/>
    <w:rsid w:val="00473A94"/>
    <w:rsid w:val="004744A2"/>
    <w:rsid w:val="0047497D"/>
    <w:rsid w:val="00475BB9"/>
    <w:rsid w:val="0047704F"/>
    <w:rsid w:val="004774EF"/>
    <w:rsid w:val="00477B1A"/>
    <w:rsid w:val="0048171D"/>
    <w:rsid w:val="00482DE3"/>
    <w:rsid w:val="00483A75"/>
    <w:rsid w:val="00483E49"/>
    <w:rsid w:val="00484159"/>
    <w:rsid w:val="00484A6A"/>
    <w:rsid w:val="00484D3E"/>
    <w:rsid w:val="00485B87"/>
    <w:rsid w:val="00485DBC"/>
    <w:rsid w:val="00486103"/>
    <w:rsid w:val="0048734D"/>
    <w:rsid w:val="004876A8"/>
    <w:rsid w:val="004909AC"/>
    <w:rsid w:val="004910DD"/>
    <w:rsid w:val="00491AFC"/>
    <w:rsid w:val="00491B46"/>
    <w:rsid w:val="004924EF"/>
    <w:rsid w:val="004925E0"/>
    <w:rsid w:val="00492A24"/>
    <w:rsid w:val="00492E92"/>
    <w:rsid w:val="00493982"/>
    <w:rsid w:val="00494444"/>
    <w:rsid w:val="00494A1A"/>
    <w:rsid w:val="00494FD1"/>
    <w:rsid w:val="004956A6"/>
    <w:rsid w:val="00496A78"/>
    <w:rsid w:val="00496E61"/>
    <w:rsid w:val="004A0484"/>
    <w:rsid w:val="004A0B72"/>
    <w:rsid w:val="004A1823"/>
    <w:rsid w:val="004A30AC"/>
    <w:rsid w:val="004A3F2C"/>
    <w:rsid w:val="004A3FC4"/>
    <w:rsid w:val="004A5933"/>
    <w:rsid w:val="004A6739"/>
    <w:rsid w:val="004A6E75"/>
    <w:rsid w:val="004B0B19"/>
    <w:rsid w:val="004B313A"/>
    <w:rsid w:val="004B36EE"/>
    <w:rsid w:val="004B4E24"/>
    <w:rsid w:val="004B5596"/>
    <w:rsid w:val="004B5A9A"/>
    <w:rsid w:val="004B75B4"/>
    <w:rsid w:val="004B7E7D"/>
    <w:rsid w:val="004C13B5"/>
    <w:rsid w:val="004C14F6"/>
    <w:rsid w:val="004C2278"/>
    <w:rsid w:val="004C3483"/>
    <w:rsid w:val="004C3B5C"/>
    <w:rsid w:val="004C43DF"/>
    <w:rsid w:val="004C5413"/>
    <w:rsid w:val="004C6CF9"/>
    <w:rsid w:val="004C6EA8"/>
    <w:rsid w:val="004C7734"/>
    <w:rsid w:val="004C78CC"/>
    <w:rsid w:val="004D12CB"/>
    <w:rsid w:val="004D165F"/>
    <w:rsid w:val="004D2F08"/>
    <w:rsid w:val="004E0A58"/>
    <w:rsid w:val="004E0AD3"/>
    <w:rsid w:val="004E0DF0"/>
    <w:rsid w:val="004E17A3"/>
    <w:rsid w:val="004E1972"/>
    <w:rsid w:val="004E1A4E"/>
    <w:rsid w:val="004E1CF4"/>
    <w:rsid w:val="004E2224"/>
    <w:rsid w:val="004E2F79"/>
    <w:rsid w:val="004E4582"/>
    <w:rsid w:val="004E5BF1"/>
    <w:rsid w:val="004E5E2F"/>
    <w:rsid w:val="004E6A6F"/>
    <w:rsid w:val="004E6B45"/>
    <w:rsid w:val="004E6BE5"/>
    <w:rsid w:val="004E6C16"/>
    <w:rsid w:val="004E6EB8"/>
    <w:rsid w:val="004E71F1"/>
    <w:rsid w:val="004F0A75"/>
    <w:rsid w:val="004F0CD8"/>
    <w:rsid w:val="004F0F06"/>
    <w:rsid w:val="004F2735"/>
    <w:rsid w:val="004F2C1F"/>
    <w:rsid w:val="004F3681"/>
    <w:rsid w:val="004F43A1"/>
    <w:rsid w:val="004F45CC"/>
    <w:rsid w:val="004F69E0"/>
    <w:rsid w:val="004F6CBE"/>
    <w:rsid w:val="004F7C8D"/>
    <w:rsid w:val="005000C3"/>
    <w:rsid w:val="005002A7"/>
    <w:rsid w:val="005002CB"/>
    <w:rsid w:val="00500AAC"/>
    <w:rsid w:val="00500AD7"/>
    <w:rsid w:val="00500E14"/>
    <w:rsid w:val="00501826"/>
    <w:rsid w:val="00503147"/>
    <w:rsid w:val="00503585"/>
    <w:rsid w:val="0050367F"/>
    <w:rsid w:val="00503B8B"/>
    <w:rsid w:val="0050438D"/>
    <w:rsid w:val="00507BE8"/>
    <w:rsid w:val="00510744"/>
    <w:rsid w:val="00510969"/>
    <w:rsid w:val="00510D02"/>
    <w:rsid w:val="00511D43"/>
    <w:rsid w:val="00512333"/>
    <w:rsid w:val="00512AE8"/>
    <w:rsid w:val="0051501F"/>
    <w:rsid w:val="0051520B"/>
    <w:rsid w:val="00515E7D"/>
    <w:rsid w:val="00516D41"/>
    <w:rsid w:val="00517012"/>
    <w:rsid w:val="0051766E"/>
    <w:rsid w:val="00517B4C"/>
    <w:rsid w:val="005217FD"/>
    <w:rsid w:val="00521CB1"/>
    <w:rsid w:val="00521DE1"/>
    <w:rsid w:val="00522A7B"/>
    <w:rsid w:val="00522B7C"/>
    <w:rsid w:val="00522FDD"/>
    <w:rsid w:val="005232D9"/>
    <w:rsid w:val="0052494A"/>
    <w:rsid w:val="00525177"/>
    <w:rsid w:val="00525CF5"/>
    <w:rsid w:val="005262AA"/>
    <w:rsid w:val="00526590"/>
    <w:rsid w:val="005314EB"/>
    <w:rsid w:val="0053191F"/>
    <w:rsid w:val="00531E27"/>
    <w:rsid w:val="00532911"/>
    <w:rsid w:val="005338D4"/>
    <w:rsid w:val="005339AA"/>
    <w:rsid w:val="00533D0C"/>
    <w:rsid w:val="00534EA1"/>
    <w:rsid w:val="005351E8"/>
    <w:rsid w:val="005351F6"/>
    <w:rsid w:val="005362DD"/>
    <w:rsid w:val="00536412"/>
    <w:rsid w:val="0053661C"/>
    <w:rsid w:val="00536E83"/>
    <w:rsid w:val="00536F2E"/>
    <w:rsid w:val="005377B1"/>
    <w:rsid w:val="00540EF6"/>
    <w:rsid w:val="00541394"/>
    <w:rsid w:val="00541A64"/>
    <w:rsid w:val="00542C37"/>
    <w:rsid w:val="00542DCC"/>
    <w:rsid w:val="00543417"/>
    <w:rsid w:val="005440AE"/>
    <w:rsid w:val="00544F0A"/>
    <w:rsid w:val="005451EB"/>
    <w:rsid w:val="00545332"/>
    <w:rsid w:val="005453C5"/>
    <w:rsid w:val="0054567D"/>
    <w:rsid w:val="0054573A"/>
    <w:rsid w:val="00546648"/>
    <w:rsid w:val="005468D1"/>
    <w:rsid w:val="00546945"/>
    <w:rsid w:val="0054721D"/>
    <w:rsid w:val="0054777A"/>
    <w:rsid w:val="00550206"/>
    <w:rsid w:val="0055054F"/>
    <w:rsid w:val="00550792"/>
    <w:rsid w:val="00550F8D"/>
    <w:rsid w:val="0055254A"/>
    <w:rsid w:val="005527EE"/>
    <w:rsid w:val="00552D82"/>
    <w:rsid w:val="00553AA3"/>
    <w:rsid w:val="005543C9"/>
    <w:rsid w:val="005544EE"/>
    <w:rsid w:val="00556214"/>
    <w:rsid w:val="00556C43"/>
    <w:rsid w:val="00557A71"/>
    <w:rsid w:val="00560213"/>
    <w:rsid w:val="00560EB2"/>
    <w:rsid w:val="00561903"/>
    <w:rsid w:val="00561AA4"/>
    <w:rsid w:val="005620AB"/>
    <w:rsid w:val="0056241D"/>
    <w:rsid w:val="00562620"/>
    <w:rsid w:val="00562D81"/>
    <w:rsid w:val="00563B1C"/>
    <w:rsid w:val="00564135"/>
    <w:rsid w:val="00566806"/>
    <w:rsid w:val="00566D41"/>
    <w:rsid w:val="00567B35"/>
    <w:rsid w:val="0057076D"/>
    <w:rsid w:val="00570A1B"/>
    <w:rsid w:val="00570AF3"/>
    <w:rsid w:val="00570F93"/>
    <w:rsid w:val="00571D60"/>
    <w:rsid w:val="0057267A"/>
    <w:rsid w:val="00572CA6"/>
    <w:rsid w:val="00573B8C"/>
    <w:rsid w:val="005740AF"/>
    <w:rsid w:val="005740EF"/>
    <w:rsid w:val="005743B5"/>
    <w:rsid w:val="00574EE2"/>
    <w:rsid w:val="005757B7"/>
    <w:rsid w:val="00580193"/>
    <w:rsid w:val="005801B9"/>
    <w:rsid w:val="00580465"/>
    <w:rsid w:val="00581F4A"/>
    <w:rsid w:val="00582B9B"/>
    <w:rsid w:val="005833B4"/>
    <w:rsid w:val="005837C2"/>
    <w:rsid w:val="00583959"/>
    <w:rsid w:val="00584905"/>
    <w:rsid w:val="005867CD"/>
    <w:rsid w:val="00587BF4"/>
    <w:rsid w:val="0059006A"/>
    <w:rsid w:val="00590C4D"/>
    <w:rsid w:val="00591BF1"/>
    <w:rsid w:val="00591FDE"/>
    <w:rsid w:val="0059279A"/>
    <w:rsid w:val="00592EED"/>
    <w:rsid w:val="0059331B"/>
    <w:rsid w:val="005933B4"/>
    <w:rsid w:val="00593CA3"/>
    <w:rsid w:val="005942BB"/>
    <w:rsid w:val="00594624"/>
    <w:rsid w:val="00594DCF"/>
    <w:rsid w:val="005959F6"/>
    <w:rsid w:val="00595FF2"/>
    <w:rsid w:val="00596684"/>
    <w:rsid w:val="005969D2"/>
    <w:rsid w:val="00597468"/>
    <w:rsid w:val="00597BDF"/>
    <w:rsid w:val="005A079E"/>
    <w:rsid w:val="005A25B5"/>
    <w:rsid w:val="005A2D66"/>
    <w:rsid w:val="005A2DFC"/>
    <w:rsid w:val="005A39F7"/>
    <w:rsid w:val="005A3BA4"/>
    <w:rsid w:val="005A49AA"/>
    <w:rsid w:val="005A5735"/>
    <w:rsid w:val="005A6041"/>
    <w:rsid w:val="005A659C"/>
    <w:rsid w:val="005A6978"/>
    <w:rsid w:val="005A6C7C"/>
    <w:rsid w:val="005A6E3B"/>
    <w:rsid w:val="005A6EC3"/>
    <w:rsid w:val="005A70B6"/>
    <w:rsid w:val="005A7D71"/>
    <w:rsid w:val="005B07DD"/>
    <w:rsid w:val="005B1272"/>
    <w:rsid w:val="005B16FA"/>
    <w:rsid w:val="005B225F"/>
    <w:rsid w:val="005B338D"/>
    <w:rsid w:val="005B3741"/>
    <w:rsid w:val="005B3778"/>
    <w:rsid w:val="005B3B13"/>
    <w:rsid w:val="005B3D4B"/>
    <w:rsid w:val="005B3DF9"/>
    <w:rsid w:val="005B3F4E"/>
    <w:rsid w:val="005B4245"/>
    <w:rsid w:val="005B5C03"/>
    <w:rsid w:val="005B6F70"/>
    <w:rsid w:val="005B7D42"/>
    <w:rsid w:val="005C013E"/>
    <w:rsid w:val="005C028C"/>
    <w:rsid w:val="005C0D40"/>
    <w:rsid w:val="005C121C"/>
    <w:rsid w:val="005C23E5"/>
    <w:rsid w:val="005C2DCB"/>
    <w:rsid w:val="005C3F59"/>
    <w:rsid w:val="005C4E87"/>
    <w:rsid w:val="005C5B5A"/>
    <w:rsid w:val="005C7006"/>
    <w:rsid w:val="005C78FC"/>
    <w:rsid w:val="005C79CF"/>
    <w:rsid w:val="005D00ED"/>
    <w:rsid w:val="005D0568"/>
    <w:rsid w:val="005D06AB"/>
    <w:rsid w:val="005D1A98"/>
    <w:rsid w:val="005D1EEC"/>
    <w:rsid w:val="005D2485"/>
    <w:rsid w:val="005D2BE8"/>
    <w:rsid w:val="005D2F32"/>
    <w:rsid w:val="005D39DD"/>
    <w:rsid w:val="005D3AD3"/>
    <w:rsid w:val="005D3DD2"/>
    <w:rsid w:val="005D3FCF"/>
    <w:rsid w:val="005D550A"/>
    <w:rsid w:val="005D563B"/>
    <w:rsid w:val="005D5A6D"/>
    <w:rsid w:val="005E1735"/>
    <w:rsid w:val="005E1DB7"/>
    <w:rsid w:val="005E2B2C"/>
    <w:rsid w:val="005E38D0"/>
    <w:rsid w:val="005E405F"/>
    <w:rsid w:val="005E55B7"/>
    <w:rsid w:val="005E570F"/>
    <w:rsid w:val="005E6AC4"/>
    <w:rsid w:val="005E71E0"/>
    <w:rsid w:val="005E7A77"/>
    <w:rsid w:val="005E7D53"/>
    <w:rsid w:val="005F0EAB"/>
    <w:rsid w:val="005F28C7"/>
    <w:rsid w:val="005F313A"/>
    <w:rsid w:val="005F3271"/>
    <w:rsid w:val="005F3623"/>
    <w:rsid w:val="005F3AF1"/>
    <w:rsid w:val="005F4953"/>
    <w:rsid w:val="005F4CC4"/>
    <w:rsid w:val="005F59A7"/>
    <w:rsid w:val="005F6075"/>
    <w:rsid w:val="005F6362"/>
    <w:rsid w:val="005F6B62"/>
    <w:rsid w:val="005F6DCC"/>
    <w:rsid w:val="0060052E"/>
    <w:rsid w:val="00600F19"/>
    <w:rsid w:val="006012E9"/>
    <w:rsid w:val="006013D3"/>
    <w:rsid w:val="00603C65"/>
    <w:rsid w:val="00604AEA"/>
    <w:rsid w:val="00605BE9"/>
    <w:rsid w:val="006065EE"/>
    <w:rsid w:val="00607765"/>
    <w:rsid w:val="00607D68"/>
    <w:rsid w:val="0061121E"/>
    <w:rsid w:val="0061232A"/>
    <w:rsid w:val="006129B8"/>
    <w:rsid w:val="00613EF2"/>
    <w:rsid w:val="00613EF8"/>
    <w:rsid w:val="00614185"/>
    <w:rsid w:val="00614BE3"/>
    <w:rsid w:val="00616642"/>
    <w:rsid w:val="006167DB"/>
    <w:rsid w:val="0062075F"/>
    <w:rsid w:val="006209C7"/>
    <w:rsid w:val="006211AF"/>
    <w:rsid w:val="00623371"/>
    <w:rsid w:val="00623F2C"/>
    <w:rsid w:val="00623F86"/>
    <w:rsid w:val="00624B30"/>
    <w:rsid w:val="00625808"/>
    <w:rsid w:val="006258CA"/>
    <w:rsid w:val="0062613D"/>
    <w:rsid w:val="0062684A"/>
    <w:rsid w:val="00626B56"/>
    <w:rsid w:val="00626F84"/>
    <w:rsid w:val="006277B3"/>
    <w:rsid w:val="00627AE9"/>
    <w:rsid w:val="00627C61"/>
    <w:rsid w:val="00627D11"/>
    <w:rsid w:val="006306B7"/>
    <w:rsid w:val="00634028"/>
    <w:rsid w:val="00634D26"/>
    <w:rsid w:val="00634F4F"/>
    <w:rsid w:val="00635087"/>
    <w:rsid w:val="00635F23"/>
    <w:rsid w:val="00636D23"/>
    <w:rsid w:val="00640C0F"/>
    <w:rsid w:val="00641130"/>
    <w:rsid w:val="00641603"/>
    <w:rsid w:val="006417E4"/>
    <w:rsid w:val="00642D27"/>
    <w:rsid w:val="00643E5C"/>
    <w:rsid w:val="00643E84"/>
    <w:rsid w:val="0064408C"/>
    <w:rsid w:val="006448A8"/>
    <w:rsid w:val="006452F7"/>
    <w:rsid w:val="00645546"/>
    <w:rsid w:val="00645749"/>
    <w:rsid w:val="00646805"/>
    <w:rsid w:val="00646E53"/>
    <w:rsid w:val="006477D7"/>
    <w:rsid w:val="00647C0C"/>
    <w:rsid w:val="00647D79"/>
    <w:rsid w:val="00647EDD"/>
    <w:rsid w:val="00650434"/>
    <w:rsid w:val="0065079F"/>
    <w:rsid w:val="00651A7E"/>
    <w:rsid w:val="006521E6"/>
    <w:rsid w:val="00652D62"/>
    <w:rsid w:val="00654860"/>
    <w:rsid w:val="006553B2"/>
    <w:rsid w:val="00655E87"/>
    <w:rsid w:val="00656694"/>
    <w:rsid w:val="0065720B"/>
    <w:rsid w:val="006572B4"/>
    <w:rsid w:val="006575F8"/>
    <w:rsid w:val="00657961"/>
    <w:rsid w:val="00657B95"/>
    <w:rsid w:val="00660383"/>
    <w:rsid w:val="00660530"/>
    <w:rsid w:val="00660953"/>
    <w:rsid w:val="00660ED6"/>
    <w:rsid w:val="00661FFD"/>
    <w:rsid w:val="00663618"/>
    <w:rsid w:val="00664BD1"/>
    <w:rsid w:val="00665B1E"/>
    <w:rsid w:val="006665BB"/>
    <w:rsid w:val="00667479"/>
    <w:rsid w:val="00667A10"/>
    <w:rsid w:val="006708EF"/>
    <w:rsid w:val="00670A06"/>
    <w:rsid w:val="00671320"/>
    <w:rsid w:val="006716B6"/>
    <w:rsid w:val="00671E05"/>
    <w:rsid w:val="00671EC5"/>
    <w:rsid w:val="00672072"/>
    <w:rsid w:val="00673765"/>
    <w:rsid w:val="00676388"/>
    <w:rsid w:val="00676A9B"/>
    <w:rsid w:val="00677F33"/>
    <w:rsid w:val="00677F59"/>
    <w:rsid w:val="00680CD6"/>
    <w:rsid w:val="00681373"/>
    <w:rsid w:val="0068171B"/>
    <w:rsid w:val="00681BD6"/>
    <w:rsid w:val="00682A5B"/>
    <w:rsid w:val="00682D6A"/>
    <w:rsid w:val="00683131"/>
    <w:rsid w:val="00683929"/>
    <w:rsid w:val="00685133"/>
    <w:rsid w:val="0068625B"/>
    <w:rsid w:val="00686D8A"/>
    <w:rsid w:val="00690F75"/>
    <w:rsid w:val="006914DC"/>
    <w:rsid w:val="006918EE"/>
    <w:rsid w:val="00692151"/>
    <w:rsid w:val="00692867"/>
    <w:rsid w:val="00692D53"/>
    <w:rsid w:val="00693797"/>
    <w:rsid w:val="00693F61"/>
    <w:rsid w:val="00694113"/>
    <w:rsid w:val="00694A66"/>
    <w:rsid w:val="0069560C"/>
    <w:rsid w:val="00696ACB"/>
    <w:rsid w:val="00696D1F"/>
    <w:rsid w:val="00697948"/>
    <w:rsid w:val="00697D7B"/>
    <w:rsid w:val="006A00E3"/>
    <w:rsid w:val="006A102D"/>
    <w:rsid w:val="006A1325"/>
    <w:rsid w:val="006A1F12"/>
    <w:rsid w:val="006A2344"/>
    <w:rsid w:val="006A317B"/>
    <w:rsid w:val="006A648D"/>
    <w:rsid w:val="006A68C4"/>
    <w:rsid w:val="006A71DE"/>
    <w:rsid w:val="006B0F85"/>
    <w:rsid w:val="006B1414"/>
    <w:rsid w:val="006B1525"/>
    <w:rsid w:val="006B1B20"/>
    <w:rsid w:val="006B2653"/>
    <w:rsid w:val="006B3870"/>
    <w:rsid w:val="006B4D33"/>
    <w:rsid w:val="006B4FDB"/>
    <w:rsid w:val="006B5C85"/>
    <w:rsid w:val="006B5E35"/>
    <w:rsid w:val="006B66C0"/>
    <w:rsid w:val="006B7EE2"/>
    <w:rsid w:val="006C0FF5"/>
    <w:rsid w:val="006C1704"/>
    <w:rsid w:val="006C19B1"/>
    <w:rsid w:val="006C28F9"/>
    <w:rsid w:val="006C4040"/>
    <w:rsid w:val="006C4B5B"/>
    <w:rsid w:val="006C4DCD"/>
    <w:rsid w:val="006C4E20"/>
    <w:rsid w:val="006C5172"/>
    <w:rsid w:val="006C5D96"/>
    <w:rsid w:val="006C609C"/>
    <w:rsid w:val="006C62C0"/>
    <w:rsid w:val="006C7A6F"/>
    <w:rsid w:val="006D21A4"/>
    <w:rsid w:val="006D3BF3"/>
    <w:rsid w:val="006D40EE"/>
    <w:rsid w:val="006D42C7"/>
    <w:rsid w:val="006D52D7"/>
    <w:rsid w:val="006D52DF"/>
    <w:rsid w:val="006D5982"/>
    <w:rsid w:val="006D5D1C"/>
    <w:rsid w:val="006D6366"/>
    <w:rsid w:val="006D6BE9"/>
    <w:rsid w:val="006D6FDD"/>
    <w:rsid w:val="006D7F19"/>
    <w:rsid w:val="006E001E"/>
    <w:rsid w:val="006E05A4"/>
    <w:rsid w:val="006E0CE6"/>
    <w:rsid w:val="006E0F02"/>
    <w:rsid w:val="006E1B87"/>
    <w:rsid w:val="006E2418"/>
    <w:rsid w:val="006E2A49"/>
    <w:rsid w:val="006E39EB"/>
    <w:rsid w:val="006E3C2A"/>
    <w:rsid w:val="006E44B5"/>
    <w:rsid w:val="006E52ED"/>
    <w:rsid w:val="006E60C4"/>
    <w:rsid w:val="006E64CE"/>
    <w:rsid w:val="006E7B48"/>
    <w:rsid w:val="006F145A"/>
    <w:rsid w:val="006F1CD0"/>
    <w:rsid w:val="006F20B8"/>
    <w:rsid w:val="006F3FB1"/>
    <w:rsid w:val="006F5830"/>
    <w:rsid w:val="006F5FDD"/>
    <w:rsid w:val="0070003F"/>
    <w:rsid w:val="007000AF"/>
    <w:rsid w:val="0070012F"/>
    <w:rsid w:val="00701BB8"/>
    <w:rsid w:val="00702517"/>
    <w:rsid w:val="0070358E"/>
    <w:rsid w:val="0070381A"/>
    <w:rsid w:val="007039DB"/>
    <w:rsid w:val="00703B70"/>
    <w:rsid w:val="00703E5B"/>
    <w:rsid w:val="00705198"/>
    <w:rsid w:val="0070523A"/>
    <w:rsid w:val="00705529"/>
    <w:rsid w:val="007064CD"/>
    <w:rsid w:val="007068BC"/>
    <w:rsid w:val="00707797"/>
    <w:rsid w:val="007107DF"/>
    <w:rsid w:val="007114DF"/>
    <w:rsid w:val="00711576"/>
    <w:rsid w:val="0071246D"/>
    <w:rsid w:val="00712677"/>
    <w:rsid w:val="00712D6C"/>
    <w:rsid w:val="00713FAE"/>
    <w:rsid w:val="007141D4"/>
    <w:rsid w:val="0071448D"/>
    <w:rsid w:val="0071472F"/>
    <w:rsid w:val="00714EE4"/>
    <w:rsid w:val="00715AD3"/>
    <w:rsid w:val="00715B53"/>
    <w:rsid w:val="00716431"/>
    <w:rsid w:val="0071683B"/>
    <w:rsid w:val="00716CF0"/>
    <w:rsid w:val="0071772B"/>
    <w:rsid w:val="00717F3F"/>
    <w:rsid w:val="0072088E"/>
    <w:rsid w:val="00720BF6"/>
    <w:rsid w:val="00721597"/>
    <w:rsid w:val="00721816"/>
    <w:rsid w:val="00722C55"/>
    <w:rsid w:val="00723541"/>
    <w:rsid w:val="00723701"/>
    <w:rsid w:val="00723B67"/>
    <w:rsid w:val="00723D35"/>
    <w:rsid w:val="00724077"/>
    <w:rsid w:val="00724A53"/>
    <w:rsid w:val="00725232"/>
    <w:rsid w:val="00725989"/>
    <w:rsid w:val="0072739F"/>
    <w:rsid w:val="0072766A"/>
    <w:rsid w:val="007300AE"/>
    <w:rsid w:val="007302FA"/>
    <w:rsid w:val="0073225B"/>
    <w:rsid w:val="007322FC"/>
    <w:rsid w:val="00732732"/>
    <w:rsid w:val="00732D39"/>
    <w:rsid w:val="0073357D"/>
    <w:rsid w:val="007346AF"/>
    <w:rsid w:val="00734732"/>
    <w:rsid w:val="0073504D"/>
    <w:rsid w:val="00735303"/>
    <w:rsid w:val="00736257"/>
    <w:rsid w:val="007368F5"/>
    <w:rsid w:val="007378EE"/>
    <w:rsid w:val="00741C2D"/>
    <w:rsid w:val="00742B9B"/>
    <w:rsid w:val="00742CF9"/>
    <w:rsid w:val="007439B4"/>
    <w:rsid w:val="00743A2E"/>
    <w:rsid w:val="00744152"/>
    <w:rsid w:val="00744312"/>
    <w:rsid w:val="00744956"/>
    <w:rsid w:val="00746096"/>
    <w:rsid w:val="00746366"/>
    <w:rsid w:val="007465D6"/>
    <w:rsid w:val="0074677A"/>
    <w:rsid w:val="00746AAE"/>
    <w:rsid w:val="00746C04"/>
    <w:rsid w:val="0074772A"/>
    <w:rsid w:val="0074788D"/>
    <w:rsid w:val="00750111"/>
    <w:rsid w:val="00751E3F"/>
    <w:rsid w:val="007521D2"/>
    <w:rsid w:val="007525A3"/>
    <w:rsid w:val="007528E4"/>
    <w:rsid w:val="00752EA4"/>
    <w:rsid w:val="00752F94"/>
    <w:rsid w:val="00753C5B"/>
    <w:rsid w:val="007540E8"/>
    <w:rsid w:val="00754846"/>
    <w:rsid w:val="00756B47"/>
    <w:rsid w:val="00756BA9"/>
    <w:rsid w:val="00757936"/>
    <w:rsid w:val="00760035"/>
    <w:rsid w:val="00760CAF"/>
    <w:rsid w:val="00761D74"/>
    <w:rsid w:val="00763886"/>
    <w:rsid w:val="00763B4F"/>
    <w:rsid w:val="00763ED4"/>
    <w:rsid w:val="007646B8"/>
    <w:rsid w:val="007647B8"/>
    <w:rsid w:val="007648D4"/>
    <w:rsid w:val="007649EB"/>
    <w:rsid w:val="00765073"/>
    <w:rsid w:val="00765082"/>
    <w:rsid w:val="00765139"/>
    <w:rsid w:val="007661FA"/>
    <w:rsid w:val="0076638D"/>
    <w:rsid w:val="0076641B"/>
    <w:rsid w:val="00766911"/>
    <w:rsid w:val="00766C48"/>
    <w:rsid w:val="00766CEF"/>
    <w:rsid w:val="00767283"/>
    <w:rsid w:val="00767421"/>
    <w:rsid w:val="00767485"/>
    <w:rsid w:val="007678C4"/>
    <w:rsid w:val="00767C25"/>
    <w:rsid w:val="00767EE1"/>
    <w:rsid w:val="00770033"/>
    <w:rsid w:val="00770189"/>
    <w:rsid w:val="007705C2"/>
    <w:rsid w:val="00770612"/>
    <w:rsid w:val="0077251B"/>
    <w:rsid w:val="007725D9"/>
    <w:rsid w:val="0077336D"/>
    <w:rsid w:val="00773946"/>
    <w:rsid w:val="007742FB"/>
    <w:rsid w:val="0077493A"/>
    <w:rsid w:val="00774B34"/>
    <w:rsid w:val="007760C3"/>
    <w:rsid w:val="007771C2"/>
    <w:rsid w:val="00777775"/>
    <w:rsid w:val="007803CD"/>
    <w:rsid w:val="00780F6A"/>
    <w:rsid w:val="007824C1"/>
    <w:rsid w:val="00782BE9"/>
    <w:rsid w:val="00783E60"/>
    <w:rsid w:val="00786486"/>
    <w:rsid w:val="00786830"/>
    <w:rsid w:val="00786A44"/>
    <w:rsid w:val="00786FF2"/>
    <w:rsid w:val="0078767F"/>
    <w:rsid w:val="00791DFA"/>
    <w:rsid w:val="007928A3"/>
    <w:rsid w:val="00793066"/>
    <w:rsid w:val="00793275"/>
    <w:rsid w:val="00794196"/>
    <w:rsid w:val="00794D13"/>
    <w:rsid w:val="00795267"/>
    <w:rsid w:val="00796523"/>
    <w:rsid w:val="00797A5A"/>
    <w:rsid w:val="00797D94"/>
    <w:rsid w:val="007A11A1"/>
    <w:rsid w:val="007A1F82"/>
    <w:rsid w:val="007A2458"/>
    <w:rsid w:val="007A31B5"/>
    <w:rsid w:val="007A63EA"/>
    <w:rsid w:val="007A73DA"/>
    <w:rsid w:val="007B0274"/>
    <w:rsid w:val="007B1B33"/>
    <w:rsid w:val="007B25D1"/>
    <w:rsid w:val="007B4134"/>
    <w:rsid w:val="007B6358"/>
    <w:rsid w:val="007B6B7F"/>
    <w:rsid w:val="007B706C"/>
    <w:rsid w:val="007B7A7B"/>
    <w:rsid w:val="007B7BCE"/>
    <w:rsid w:val="007B7CA5"/>
    <w:rsid w:val="007B7E00"/>
    <w:rsid w:val="007C00DE"/>
    <w:rsid w:val="007C012E"/>
    <w:rsid w:val="007C030F"/>
    <w:rsid w:val="007C0C3E"/>
    <w:rsid w:val="007C0CAB"/>
    <w:rsid w:val="007C1E7C"/>
    <w:rsid w:val="007C21D6"/>
    <w:rsid w:val="007C225D"/>
    <w:rsid w:val="007C2C47"/>
    <w:rsid w:val="007C2E94"/>
    <w:rsid w:val="007C3208"/>
    <w:rsid w:val="007C458C"/>
    <w:rsid w:val="007C57D6"/>
    <w:rsid w:val="007C58A1"/>
    <w:rsid w:val="007C5919"/>
    <w:rsid w:val="007C5A7E"/>
    <w:rsid w:val="007C6668"/>
    <w:rsid w:val="007C6ED9"/>
    <w:rsid w:val="007C7FDE"/>
    <w:rsid w:val="007D2094"/>
    <w:rsid w:val="007D466B"/>
    <w:rsid w:val="007D4879"/>
    <w:rsid w:val="007D51CF"/>
    <w:rsid w:val="007D53D2"/>
    <w:rsid w:val="007D556A"/>
    <w:rsid w:val="007D59D2"/>
    <w:rsid w:val="007D5F6F"/>
    <w:rsid w:val="007D69E5"/>
    <w:rsid w:val="007E0115"/>
    <w:rsid w:val="007E0309"/>
    <w:rsid w:val="007E0D63"/>
    <w:rsid w:val="007E1222"/>
    <w:rsid w:val="007E1C63"/>
    <w:rsid w:val="007E3544"/>
    <w:rsid w:val="007E5829"/>
    <w:rsid w:val="007E5EA3"/>
    <w:rsid w:val="007F0171"/>
    <w:rsid w:val="007F05BD"/>
    <w:rsid w:val="007F0859"/>
    <w:rsid w:val="007F15F2"/>
    <w:rsid w:val="007F1A41"/>
    <w:rsid w:val="007F236C"/>
    <w:rsid w:val="007F3ABA"/>
    <w:rsid w:val="007F4700"/>
    <w:rsid w:val="007F66B3"/>
    <w:rsid w:val="007F7829"/>
    <w:rsid w:val="007F78DE"/>
    <w:rsid w:val="007F7B7B"/>
    <w:rsid w:val="007F7EC1"/>
    <w:rsid w:val="00800587"/>
    <w:rsid w:val="0080091B"/>
    <w:rsid w:val="00801BD1"/>
    <w:rsid w:val="00801FA2"/>
    <w:rsid w:val="008020EE"/>
    <w:rsid w:val="00803423"/>
    <w:rsid w:val="00804134"/>
    <w:rsid w:val="00804B2C"/>
    <w:rsid w:val="00805ADE"/>
    <w:rsid w:val="00805CC3"/>
    <w:rsid w:val="00805D9F"/>
    <w:rsid w:val="0080604D"/>
    <w:rsid w:val="008060AD"/>
    <w:rsid w:val="008063B1"/>
    <w:rsid w:val="00810A16"/>
    <w:rsid w:val="008115FA"/>
    <w:rsid w:val="00811D8A"/>
    <w:rsid w:val="008123D1"/>
    <w:rsid w:val="0081284C"/>
    <w:rsid w:val="008130AA"/>
    <w:rsid w:val="00813640"/>
    <w:rsid w:val="008140A0"/>
    <w:rsid w:val="008153FE"/>
    <w:rsid w:val="00815A47"/>
    <w:rsid w:val="00816041"/>
    <w:rsid w:val="0081647E"/>
    <w:rsid w:val="008173BB"/>
    <w:rsid w:val="00820481"/>
    <w:rsid w:val="008206EC"/>
    <w:rsid w:val="00821561"/>
    <w:rsid w:val="00821EA5"/>
    <w:rsid w:val="00821FFE"/>
    <w:rsid w:val="008256D3"/>
    <w:rsid w:val="00827073"/>
    <w:rsid w:val="0082772F"/>
    <w:rsid w:val="00830604"/>
    <w:rsid w:val="008315C6"/>
    <w:rsid w:val="0083316E"/>
    <w:rsid w:val="008334D4"/>
    <w:rsid w:val="008348B9"/>
    <w:rsid w:val="00834C1B"/>
    <w:rsid w:val="00834CF6"/>
    <w:rsid w:val="00834D9D"/>
    <w:rsid w:val="00834F64"/>
    <w:rsid w:val="0083586B"/>
    <w:rsid w:val="008358C1"/>
    <w:rsid w:val="00837458"/>
    <w:rsid w:val="00837FB4"/>
    <w:rsid w:val="00841AE9"/>
    <w:rsid w:val="00842B9F"/>
    <w:rsid w:val="00843C0A"/>
    <w:rsid w:val="00844026"/>
    <w:rsid w:val="0084489F"/>
    <w:rsid w:val="00845027"/>
    <w:rsid w:val="00845552"/>
    <w:rsid w:val="00845A73"/>
    <w:rsid w:val="00845F44"/>
    <w:rsid w:val="00845F90"/>
    <w:rsid w:val="00846477"/>
    <w:rsid w:val="00846532"/>
    <w:rsid w:val="00846AAD"/>
    <w:rsid w:val="00846D35"/>
    <w:rsid w:val="008472F1"/>
    <w:rsid w:val="00847B09"/>
    <w:rsid w:val="00850691"/>
    <w:rsid w:val="0085099E"/>
    <w:rsid w:val="00851088"/>
    <w:rsid w:val="008511D5"/>
    <w:rsid w:val="00852A9F"/>
    <w:rsid w:val="00853319"/>
    <w:rsid w:val="00853A4C"/>
    <w:rsid w:val="0085439E"/>
    <w:rsid w:val="00854852"/>
    <w:rsid w:val="00854B9A"/>
    <w:rsid w:val="0085516D"/>
    <w:rsid w:val="00855DFA"/>
    <w:rsid w:val="008564A6"/>
    <w:rsid w:val="008576B8"/>
    <w:rsid w:val="00860090"/>
    <w:rsid w:val="00861D75"/>
    <w:rsid w:val="008621EE"/>
    <w:rsid w:val="00862A34"/>
    <w:rsid w:val="0086309C"/>
    <w:rsid w:val="008634FA"/>
    <w:rsid w:val="00863C8E"/>
    <w:rsid w:val="00863CA9"/>
    <w:rsid w:val="0086408D"/>
    <w:rsid w:val="0086455E"/>
    <w:rsid w:val="00864866"/>
    <w:rsid w:val="00864A6D"/>
    <w:rsid w:val="00864E25"/>
    <w:rsid w:val="008652B6"/>
    <w:rsid w:val="008659A2"/>
    <w:rsid w:val="008667DF"/>
    <w:rsid w:val="00867633"/>
    <w:rsid w:val="00867974"/>
    <w:rsid w:val="00867B71"/>
    <w:rsid w:val="00870D3F"/>
    <w:rsid w:val="00870D73"/>
    <w:rsid w:val="00871535"/>
    <w:rsid w:val="00871AA2"/>
    <w:rsid w:val="00872478"/>
    <w:rsid w:val="00872728"/>
    <w:rsid w:val="00873346"/>
    <w:rsid w:val="008741D2"/>
    <w:rsid w:val="0087483D"/>
    <w:rsid w:val="00875207"/>
    <w:rsid w:val="00875228"/>
    <w:rsid w:val="00875508"/>
    <w:rsid w:val="00875E21"/>
    <w:rsid w:val="008763CD"/>
    <w:rsid w:val="0087754A"/>
    <w:rsid w:val="00880C69"/>
    <w:rsid w:val="008821A7"/>
    <w:rsid w:val="008824B8"/>
    <w:rsid w:val="00883A5A"/>
    <w:rsid w:val="00883B95"/>
    <w:rsid w:val="00883F52"/>
    <w:rsid w:val="00883F68"/>
    <w:rsid w:val="00884321"/>
    <w:rsid w:val="0088446B"/>
    <w:rsid w:val="00884AF7"/>
    <w:rsid w:val="00886271"/>
    <w:rsid w:val="008870AA"/>
    <w:rsid w:val="0088732A"/>
    <w:rsid w:val="00887DE3"/>
    <w:rsid w:val="00890105"/>
    <w:rsid w:val="008901E1"/>
    <w:rsid w:val="00892988"/>
    <w:rsid w:val="00892B8B"/>
    <w:rsid w:val="008934D1"/>
    <w:rsid w:val="008940A0"/>
    <w:rsid w:val="00895CCD"/>
    <w:rsid w:val="00896E3C"/>
    <w:rsid w:val="00897E23"/>
    <w:rsid w:val="008A0412"/>
    <w:rsid w:val="008A07A8"/>
    <w:rsid w:val="008A09BF"/>
    <w:rsid w:val="008A1125"/>
    <w:rsid w:val="008A39FA"/>
    <w:rsid w:val="008A3CFB"/>
    <w:rsid w:val="008A3EBE"/>
    <w:rsid w:val="008A46D9"/>
    <w:rsid w:val="008A4BD1"/>
    <w:rsid w:val="008A506D"/>
    <w:rsid w:val="008A6197"/>
    <w:rsid w:val="008A641E"/>
    <w:rsid w:val="008B0372"/>
    <w:rsid w:val="008B09AE"/>
    <w:rsid w:val="008B0EC2"/>
    <w:rsid w:val="008B1112"/>
    <w:rsid w:val="008B1743"/>
    <w:rsid w:val="008B1AB5"/>
    <w:rsid w:val="008B1C19"/>
    <w:rsid w:val="008B1EE9"/>
    <w:rsid w:val="008B2679"/>
    <w:rsid w:val="008B343A"/>
    <w:rsid w:val="008B35AD"/>
    <w:rsid w:val="008B41F6"/>
    <w:rsid w:val="008B54AD"/>
    <w:rsid w:val="008B6CEE"/>
    <w:rsid w:val="008B7B36"/>
    <w:rsid w:val="008B7D2C"/>
    <w:rsid w:val="008B7D9E"/>
    <w:rsid w:val="008B7E00"/>
    <w:rsid w:val="008B7E7D"/>
    <w:rsid w:val="008C27B5"/>
    <w:rsid w:val="008C2EEE"/>
    <w:rsid w:val="008C4622"/>
    <w:rsid w:val="008C6554"/>
    <w:rsid w:val="008C6FA4"/>
    <w:rsid w:val="008C7B05"/>
    <w:rsid w:val="008C7BE7"/>
    <w:rsid w:val="008C7E62"/>
    <w:rsid w:val="008D0987"/>
    <w:rsid w:val="008D17C2"/>
    <w:rsid w:val="008D1A51"/>
    <w:rsid w:val="008D1DE6"/>
    <w:rsid w:val="008D36B9"/>
    <w:rsid w:val="008D401B"/>
    <w:rsid w:val="008D58D6"/>
    <w:rsid w:val="008D65D7"/>
    <w:rsid w:val="008D7318"/>
    <w:rsid w:val="008D740E"/>
    <w:rsid w:val="008E0CF5"/>
    <w:rsid w:val="008E1226"/>
    <w:rsid w:val="008E13CE"/>
    <w:rsid w:val="008E184B"/>
    <w:rsid w:val="008E3C5F"/>
    <w:rsid w:val="008E40D7"/>
    <w:rsid w:val="008E50D7"/>
    <w:rsid w:val="008E6A70"/>
    <w:rsid w:val="008F01EC"/>
    <w:rsid w:val="008F160E"/>
    <w:rsid w:val="008F190D"/>
    <w:rsid w:val="008F39EE"/>
    <w:rsid w:val="008F3E91"/>
    <w:rsid w:val="008F3F87"/>
    <w:rsid w:val="008F49DC"/>
    <w:rsid w:val="008F5E4D"/>
    <w:rsid w:val="008F5E63"/>
    <w:rsid w:val="008F62FA"/>
    <w:rsid w:val="008F78AD"/>
    <w:rsid w:val="009000C1"/>
    <w:rsid w:val="0090164F"/>
    <w:rsid w:val="00902A60"/>
    <w:rsid w:val="00903195"/>
    <w:rsid w:val="00903D1B"/>
    <w:rsid w:val="00904DEC"/>
    <w:rsid w:val="00905019"/>
    <w:rsid w:val="0090695D"/>
    <w:rsid w:val="0090726B"/>
    <w:rsid w:val="00907284"/>
    <w:rsid w:val="009111AA"/>
    <w:rsid w:val="0091229A"/>
    <w:rsid w:val="00912A62"/>
    <w:rsid w:val="00912CBE"/>
    <w:rsid w:val="00913E84"/>
    <w:rsid w:val="00916A75"/>
    <w:rsid w:val="0091777C"/>
    <w:rsid w:val="00917BB7"/>
    <w:rsid w:val="00917FF7"/>
    <w:rsid w:val="009206C3"/>
    <w:rsid w:val="00920EE8"/>
    <w:rsid w:val="00921690"/>
    <w:rsid w:val="00921D57"/>
    <w:rsid w:val="00922158"/>
    <w:rsid w:val="00922983"/>
    <w:rsid w:val="0092338E"/>
    <w:rsid w:val="00923F45"/>
    <w:rsid w:val="00925A55"/>
    <w:rsid w:val="00926C54"/>
    <w:rsid w:val="009270BC"/>
    <w:rsid w:val="009279B2"/>
    <w:rsid w:val="00927A09"/>
    <w:rsid w:val="00927F03"/>
    <w:rsid w:val="009304C6"/>
    <w:rsid w:val="009339A8"/>
    <w:rsid w:val="009344B9"/>
    <w:rsid w:val="00934907"/>
    <w:rsid w:val="00934C57"/>
    <w:rsid w:val="00934CD5"/>
    <w:rsid w:val="00934CF0"/>
    <w:rsid w:val="0093518D"/>
    <w:rsid w:val="00937790"/>
    <w:rsid w:val="00940BF8"/>
    <w:rsid w:val="00940E94"/>
    <w:rsid w:val="00941D89"/>
    <w:rsid w:val="0094273E"/>
    <w:rsid w:val="00942C29"/>
    <w:rsid w:val="0094368B"/>
    <w:rsid w:val="009444DA"/>
    <w:rsid w:val="00944ED2"/>
    <w:rsid w:val="0094600B"/>
    <w:rsid w:val="009502F1"/>
    <w:rsid w:val="009504A4"/>
    <w:rsid w:val="00950AAD"/>
    <w:rsid w:val="00950F04"/>
    <w:rsid w:val="009529AA"/>
    <w:rsid w:val="009538D1"/>
    <w:rsid w:val="00953F32"/>
    <w:rsid w:val="00954623"/>
    <w:rsid w:val="0095471F"/>
    <w:rsid w:val="009552A9"/>
    <w:rsid w:val="00956E46"/>
    <w:rsid w:val="00960C12"/>
    <w:rsid w:val="00960CF2"/>
    <w:rsid w:val="009610DE"/>
    <w:rsid w:val="00961931"/>
    <w:rsid w:val="00961CC6"/>
    <w:rsid w:val="00962302"/>
    <w:rsid w:val="009624E4"/>
    <w:rsid w:val="009628DC"/>
    <w:rsid w:val="00962B1F"/>
    <w:rsid w:val="00962DCA"/>
    <w:rsid w:val="009630D2"/>
    <w:rsid w:val="009632C1"/>
    <w:rsid w:val="00964931"/>
    <w:rsid w:val="00964E7E"/>
    <w:rsid w:val="009651C2"/>
    <w:rsid w:val="009661F0"/>
    <w:rsid w:val="009671C0"/>
    <w:rsid w:val="009673ED"/>
    <w:rsid w:val="009679A1"/>
    <w:rsid w:val="00970E44"/>
    <w:rsid w:val="00971445"/>
    <w:rsid w:val="0097196B"/>
    <w:rsid w:val="00971DB0"/>
    <w:rsid w:val="00972976"/>
    <w:rsid w:val="00973348"/>
    <w:rsid w:val="009749C9"/>
    <w:rsid w:val="00975220"/>
    <w:rsid w:val="009752A8"/>
    <w:rsid w:val="00976FE6"/>
    <w:rsid w:val="009776F4"/>
    <w:rsid w:val="00977BDD"/>
    <w:rsid w:val="0098031C"/>
    <w:rsid w:val="00980984"/>
    <w:rsid w:val="00980B58"/>
    <w:rsid w:val="009814BF"/>
    <w:rsid w:val="00981AF6"/>
    <w:rsid w:val="00983A32"/>
    <w:rsid w:val="00983CFF"/>
    <w:rsid w:val="0098466A"/>
    <w:rsid w:val="00984BAF"/>
    <w:rsid w:val="00984C3A"/>
    <w:rsid w:val="00985615"/>
    <w:rsid w:val="00985C16"/>
    <w:rsid w:val="00985F78"/>
    <w:rsid w:val="00986469"/>
    <w:rsid w:val="009866E4"/>
    <w:rsid w:val="00990546"/>
    <w:rsid w:val="00990743"/>
    <w:rsid w:val="009919B2"/>
    <w:rsid w:val="00991EF3"/>
    <w:rsid w:val="00991F94"/>
    <w:rsid w:val="00992455"/>
    <w:rsid w:val="00992B47"/>
    <w:rsid w:val="00994872"/>
    <w:rsid w:val="00994E7E"/>
    <w:rsid w:val="00995DF2"/>
    <w:rsid w:val="00996272"/>
    <w:rsid w:val="00997072"/>
    <w:rsid w:val="009977E7"/>
    <w:rsid w:val="00997F3C"/>
    <w:rsid w:val="009A1339"/>
    <w:rsid w:val="009A1DD4"/>
    <w:rsid w:val="009A238E"/>
    <w:rsid w:val="009A2622"/>
    <w:rsid w:val="009A3154"/>
    <w:rsid w:val="009A4382"/>
    <w:rsid w:val="009A4484"/>
    <w:rsid w:val="009A4979"/>
    <w:rsid w:val="009A5FE8"/>
    <w:rsid w:val="009A7613"/>
    <w:rsid w:val="009B0722"/>
    <w:rsid w:val="009B17B1"/>
    <w:rsid w:val="009B268E"/>
    <w:rsid w:val="009B3294"/>
    <w:rsid w:val="009B330B"/>
    <w:rsid w:val="009B3370"/>
    <w:rsid w:val="009B4E8C"/>
    <w:rsid w:val="009B5067"/>
    <w:rsid w:val="009B5468"/>
    <w:rsid w:val="009B682F"/>
    <w:rsid w:val="009C109C"/>
    <w:rsid w:val="009C12AF"/>
    <w:rsid w:val="009C17E1"/>
    <w:rsid w:val="009C2054"/>
    <w:rsid w:val="009C2B8B"/>
    <w:rsid w:val="009C3554"/>
    <w:rsid w:val="009C376E"/>
    <w:rsid w:val="009C526F"/>
    <w:rsid w:val="009D08BE"/>
    <w:rsid w:val="009D1B0B"/>
    <w:rsid w:val="009D2DE9"/>
    <w:rsid w:val="009D4251"/>
    <w:rsid w:val="009D5133"/>
    <w:rsid w:val="009D6DD4"/>
    <w:rsid w:val="009D77D7"/>
    <w:rsid w:val="009D7A9E"/>
    <w:rsid w:val="009D7DD9"/>
    <w:rsid w:val="009E123E"/>
    <w:rsid w:val="009E1FCD"/>
    <w:rsid w:val="009E2333"/>
    <w:rsid w:val="009E2E78"/>
    <w:rsid w:val="009E4088"/>
    <w:rsid w:val="009E50E1"/>
    <w:rsid w:val="009E5BE1"/>
    <w:rsid w:val="009E6685"/>
    <w:rsid w:val="009E66B5"/>
    <w:rsid w:val="009E67FA"/>
    <w:rsid w:val="009E6942"/>
    <w:rsid w:val="009E6A4F"/>
    <w:rsid w:val="009E748A"/>
    <w:rsid w:val="009E7571"/>
    <w:rsid w:val="009E7830"/>
    <w:rsid w:val="009E7A52"/>
    <w:rsid w:val="009F0BA5"/>
    <w:rsid w:val="009F152D"/>
    <w:rsid w:val="009F36F2"/>
    <w:rsid w:val="009F3AF4"/>
    <w:rsid w:val="009F418C"/>
    <w:rsid w:val="009F4B20"/>
    <w:rsid w:val="009F6554"/>
    <w:rsid w:val="009F6B63"/>
    <w:rsid w:val="009F6C23"/>
    <w:rsid w:val="009F6FA4"/>
    <w:rsid w:val="00A00524"/>
    <w:rsid w:val="00A01298"/>
    <w:rsid w:val="00A019AD"/>
    <w:rsid w:val="00A0271F"/>
    <w:rsid w:val="00A03684"/>
    <w:rsid w:val="00A06D81"/>
    <w:rsid w:val="00A06F98"/>
    <w:rsid w:val="00A076B7"/>
    <w:rsid w:val="00A10001"/>
    <w:rsid w:val="00A10377"/>
    <w:rsid w:val="00A1101B"/>
    <w:rsid w:val="00A11357"/>
    <w:rsid w:val="00A13245"/>
    <w:rsid w:val="00A14EA1"/>
    <w:rsid w:val="00A1591F"/>
    <w:rsid w:val="00A16483"/>
    <w:rsid w:val="00A16769"/>
    <w:rsid w:val="00A168D4"/>
    <w:rsid w:val="00A17057"/>
    <w:rsid w:val="00A173AD"/>
    <w:rsid w:val="00A1747F"/>
    <w:rsid w:val="00A20578"/>
    <w:rsid w:val="00A206B4"/>
    <w:rsid w:val="00A20C7C"/>
    <w:rsid w:val="00A21181"/>
    <w:rsid w:val="00A24736"/>
    <w:rsid w:val="00A24793"/>
    <w:rsid w:val="00A249B6"/>
    <w:rsid w:val="00A2534C"/>
    <w:rsid w:val="00A25E4F"/>
    <w:rsid w:val="00A25F8A"/>
    <w:rsid w:val="00A26446"/>
    <w:rsid w:val="00A26456"/>
    <w:rsid w:val="00A267F1"/>
    <w:rsid w:val="00A27C56"/>
    <w:rsid w:val="00A300CD"/>
    <w:rsid w:val="00A31857"/>
    <w:rsid w:val="00A319FB"/>
    <w:rsid w:val="00A31A41"/>
    <w:rsid w:val="00A32301"/>
    <w:rsid w:val="00A3230C"/>
    <w:rsid w:val="00A32979"/>
    <w:rsid w:val="00A33183"/>
    <w:rsid w:val="00A33F34"/>
    <w:rsid w:val="00A340E8"/>
    <w:rsid w:val="00A3542A"/>
    <w:rsid w:val="00A37895"/>
    <w:rsid w:val="00A37A4C"/>
    <w:rsid w:val="00A41E87"/>
    <w:rsid w:val="00A426D6"/>
    <w:rsid w:val="00A432A3"/>
    <w:rsid w:val="00A449C3"/>
    <w:rsid w:val="00A44FE9"/>
    <w:rsid w:val="00A45382"/>
    <w:rsid w:val="00A47D7C"/>
    <w:rsid w:val="00A51727"/>
    <w:rsid w:val="00A517E7"/>
    <w:rsid w:val="00A548BB"/>
    <w:rsid w:val="00A54E7B"/>
    <w:rsid w:val="00A55850"/>
    <w:rsid w:val="00A55FB5"/>
    <w:rsid w:val="00A56244"/>
    <w:rsid w:val="00A56E39"/>
    <w:rsid w:val="00A574D2"/>
    <w:rsid w:val="00A57D3A"/>
    <w:rsid w:val="00A61235"/>
    <w:rsid w:val="00A613D0"/>
    <w:rsid w:val="00A6145B"/>
    <w:rsid w:val="00A6147B"/>
    <w:rsid w:val="00A6167A"/>
    <w:rsid w:val="00A61A3A"/>
    <w:rsid w:val="00A61A72"/>
    <w:rsid w:val="00A62196"/>
    <w:rsid w:val="00A62FC1"/>
    <w:rsid w:val="00A63460"/>
    <w:rsid w:val="00A63A9A"/>
    <w:rsid w:val="00A64B2B"/>
    <w:rsid w:val="00A65DEA"/>
    <w:rsid w:val="00A66A47"/>
    <w:rsid w:val="00A70543"/>
    <w:rsid w:val="00A7122C"/>
    <w:rsid w:val="00A71364"/>
    <w:rsid w:val="00A7265C"/>
    <w:rsid w:val="00A73066"/>
    <w:rsid w:val="00A73732"/>
    <w:rsid w:val="00A739F3"/>
    <w:rsid w:val="00A73D8E"/>
    <w:rsid w:val="00A73E1C"/>
    <w:rsid w:val="00A73ECB"/>
    <w:rsid w:val="00A7509D"/>
    <w:rsid w:val="00A771D3"/>
    <w:rsid w:val="00A774A0"/>
    <w:rsid w:val="00A80143"/>
    <w:rsid w:val="00A80D08"/>
    <w:rsid w:val="00A81BF9"/>
    <w:rsid w:val="00A82431"/>
    <w:rsid w:val="00A82A3F"/>
    <w:rsid w:val="00A82BFB"/>
    <w:rsid w:val="00A82F95"/>
    <w:rsid w:val="00A83489"/>
    <w:rsid w:val="00A836D1"/>
    <w:rsid w:val="00A842F6"/>
    <w:rsid w:val="00A84673"/>
    <w:rsid w:val="00A868F3"/>
    <w:rsid w:val="00A87821"/>
    <w:rsid w:val="00A9019E"/>
    <w:rsid w:val="00A90919"/>
    <w:rsid w:val="00A91D71"/>
    <w:rsid w:val="00A92202"/>
    <w:rsid w:val="00A92E1E"/>
    <w:rsid w:val="00A93D49"/>
    <w:rsid w:val="00A952DF"/>
    <w:rsid w:val="00A96764"/>
    <w:rsid w:val="00A96CC3"/>
    <w:rsid w:val="00A9731A"/>
    <w:rsid w:val="00AA015F"/>
    <w:rsid w:val="00AA0A54"/>
    <w:rsid w:val="00AA11A0"/>
    <w:rsid w:val="00AA1226"/>
    <w:rsid w:val="00AA2AAC"/>
    <w:rsid w:val="00AA3207"/>
    <w:rsid w:val="00AA3E89"/>
    <w:rsid w:val="00AA6FCD"/>
    <w:rsid w:val="00AA73A4"/>
    <w:rsid w:val="00AB04B7"/>
    <w:rsid w:val="00AB0D81"/>
    <w:rsid w:val="00AB1009"/>
    <w:rsid w:val="00AB10AF"/>
    <w:rsid w:val="00AB1EE9"/>
    <w:rsid w:val="00AB227B"/>
    <w:rsid w:val="00AB2517"/>
    <w:rsid w:val="00AB26E6"/>
    <w:rsid w:val="00AB28A6"/>
    <w:rsid w:val="00AB332F"/>
    <w:rsid w:val="00AB3C34"/>
    <w:rsid w:val="00AB3E7D"/>
    <w:rsid w:val="00AB3FB0"/>
    <w:rsid w:val="00AB424D"/>
    <w:rsid w:val="00AB4309"/>
    <w:rsid w:val="00AB4580"/>
    <w:rsid w:val="00AB4A0A"/>
    <w:rsid w:val="00AB4C3D"/>
    <w:rsid w:val="00AB4C56"/>
    <w:rsid w:val="00AB4D29"/>
    <w:rsid w:val="00AB4F70"/>
    <w:rsid w:val="00AB4FD2"/>
    <w:rsid w:val="00AB5D73"/>
    <w:rsid w:val="00AB5E73"/>
    <w:rsid w:val="00AB6792"/>
    <w:rsid w:val="00AB69FE"/>
    <w:rsid w:val="00AB6D9E"/>
    <w:rsid w:val="00AB6E47"/>
    <w:rsid w:val="00AC05F3"/>
    <w:rsid w:val="00AC0BC3"/>
    <w:rsid w:val="00AC1700"/>
    <w:rsid w:val="00AC1748"/>
    <w:rsid w:val="00AC2107"/>
    <w:rsid w:val="00AC2659"/>
    <w:rsid w:val="00AC449B"/>
    <w:rsid w:val="00AC4BA6"/>
    <w:rsid w:val="00AC5F39"/>
    <w:rsid w:val="00AC5F5A"/>
    <w:rsid w:val="00AC67FA"/>
    <w:rsid w:val="00AD083A"/>
    <w:rsid w:val="00AD0A77"/>
    <w:rsid w:val="00AD1527"/>
    <w:rsid w:val="00AD27AB"/>
    <w:rsid w:val="00AD3A7D"/>
    <w:rsid w:val="00AD5552"/>
    <w:rsid w:val="00AD60AF"/>
    <w:rsid w:val="00AD634F"/>
    <w:rsid w:val="00AD676C"/>
    <w:rsid w:val="00AD6E73"/>
    <w:rsid w:val="00AD7BA8"/>
    <w:rsid w:val="00AD7F88"/>
    <w:rsid w:val="00AE0FDD"/>
    <w:rsid w:val="00AE15CF"/>
    <w:rsid w:val="00AE352A"/>
    <w:rsid w:val="00AE3B58"/>
    <w:rsid w:val="00AF0193"/>
    <w:rsid w:val="00AF0752"/>
    <w:rsid w:val="00AF079D"/>
    <w:rsid w:val="00AF1E45"/>
    <w:rsid w:val="00AF2389"/>
    <w:rsid w:val="00AF2A9D"/>
    <w:rsid w:val="00AF3365"/>
    <w:rsid w:val="00AF382E"/>
    <w:rsid w:val="00AF5BEC"/>
    <w:rsid w:val="00AF6A5E"/>
    <w:rsid w:val="00AF707E"/>
    <w:rsid w:val="00AF7CEC"/>
    <w:rsid w:val="00AF7EDC"/>
    <w:rsid w:val="00B0044F"/>
    <w:rsid w:val="00B00CC6"/>
    <w:rsid w:val="00B01770"/>
    <w:rsid w:val="00B0245C"/>
    <w:rsid w:val="00B027BE"/>
    <w:rsid w:val="00B028E7"/>
    <w:rsid w:val="00B02DDC"/>
    <w:rsid w:val="00B02FAC"/>
    <w:rsid w:val="00B037E1"/>
    <w:rsid w:val="00B04FAA"/>
    <w:rsid w:val="00B052AC"/>
    <w:rsid w:val="00B05513"/>
    <w:rsid w:val="00B05A65"/>
    <w:rsid w:val="00B05FF1"/>
    <w:rsid w:val="00B0719E"/>
    <w:rsid w:val="00B105FF"/>
    <w:rsid w:val="00B1155A"/>
    <w:rsid w:val="00B11D00"/>
    <w:rsid w:val="00B125C5"/>
    <w:rsid w:val="00B12C1D"/>
    <w:rsid w:val="00B12F45"/>
    <w:rsid w:val="00B131FB"/>
    <w:rsid w:val="00B13556"/>
    <w:rsid w:val="00B13802"/>
    <w:rsid w:val="00B13B48"/>
    <w:rsid w:val="00B13DFB"/>
    <w:rsid w:val="00B14245"/>
    <w:rsid w:val="00B14DDF"/>
    <w:rsid w:val="00B1529A"/>
    <w:rsid w:val="00B17783"/>
    <w:rsid w:val="00B20F7A"/>
    <w:rsid w:val="00B225CA"/>
    <w:rsid w:val="00B22A41"/>
    <w:rsid w:val="00B22DFD"/>
    <w:rsid w:val="00B232B6"/>
    <w:rsid w:val="00B23990"/>
    <w:rsid w:val="00B23ACC"/>
    <w:rsid w:val="00B24242"/>
    <w:rsid w:val="00B25840"/>
    <w:rsid w:val="00B26E0D"/>
    <w:rsid w:val="00B26FD9"/>
    <w:rsid w:val="00B27899"/>
    <w:rsid w:val="00B303EF"/>
    <w:rsid w:val="00B30917"/>
    <w:rsid w:val="00B30AD2"/>
    <w:rsid w:val="00B30F8D"/>
    <w:rsid w:val="00B31091"/>
    <w:rsid w:val="00B32F3F"/>
    <w:rsid w:val="00B3318A"/>
    <w:rsid w:val="00B33566"/>
    <w:rsid w:val="00B339E5"/>
    <w:rsid w:val="00B344A2"/>
    <w:rsid w:val="00B35846"/>
    <w:rsid w:val="00B35E1D"/>
    <w:rsid w:val="00B365FD"/>
    <w:rsid w:val="00B36735"/>
    <w:rsid w:val="00B36A1E"/>
    <w:rsid w:val="00B36C45"/>
    <w:rsid w:val="00B36DD9"/>
    <w:rsid w:val="00B374E6"/>
    <w:rsid w:val="00B3753B"/>
    <w:rsid w:val="00B3771C"/>
    <w:rsid w:val="00B41ADD"/>
    <w:rsid w:val="00B43331"/>
    <w:rsid w:val="00B43BBB"/>
    <w:rsid w:val="00B44D83"/>
    <w:rsid w:val="00B44E7A"/>
    <w:rsid w:val="00B44FA3"/>
    <w:rsid w:val="00B4521C"/>
    <w:rsid w:val="00B453BE"/>
    <w:rsid w:val="00B45E35"/>
    <w:rsid w:val="00B466D6"/>
    <w:rsid w:val="00B46959"/>
    <w:rsid w:val="00B47D65"/>
    <w:rsid w:val="00B50A6C"/>
    <w:rsid w:val="00B50F6F"/>
    <w:rsid w:val="00B5151D"/>
    <w:rsid w:val="00B53015"/>
    <w:rsid w:val="00B530F0"/>
    <w:rsid w:val="00B532D2"/>
    <w:rsid w:val="00B54173"/>
    <w:rsid w:val="00B552CD"/>
    <w:rsid w:val="00B55BD7"/>
    <w:rsid w:val="00B575C9"/>
    <w:rsid w:val="00B62B3D"/>
    <w:rsid w:val="00B62CAA"/>
    <w:rsid w:val="00B62FAD"/>
    <w:rsid w:val="00B63021"/>
    <w:rsid w:val="00B63BDC"/>
    <w:rsid w:val="00B65F9B"/>
    <w:rsid w:val="00B665AE"/>
    <w:rsid w:val="00B67740"/>
    <w:rsid w:val="00B67CD5"/>
    <w:rsid w:val="00B7063D"/>
    <w:rsid w:val="00B70B8C"/>
    <w:rsid w:val="00B71033"/>
    <w:rsid w:val="00B71097"/>
    <w:rsid w:val="00B716EB"/>
    <w:rsid w:val="00B71D4D"/>
    <w:rsid w:val="00B7201A"/>
    <w:rsid w:val="00B72A36"/>
    <w:rsid w:val="00B730DA"/>
    <w:rsid w:val="00B73311"/>
    <w:rsid w:val="00B73660"/>
    <w:rsid w:val="00B73A76"/>
    <w:rsid w:val="00B757E0"/>
    <w:rsid w:val="00B75A65"/>
    <w:rsid w:val="00B760B2"/>
    <w:rsid w:val="00B763AD"/>
    <w:rsid w:val="00B76427"/>
    <w:rsid w:val="00B77A6F"/>
    <w:rsid w:val="00B80154"/>
    <w:rsid w:val="00B802A0"/>
    <w:rsid w:val="00B808AC"/>
    <w:rsid w:val="00B80D64"/>
    <w:rsid w:val="00B81150"/>
    <w:rsid w:val="00B8134C"/>
    <w:rsid w:val="00B8211D"/>
    <w:rsid w:val="00B821CC"/>
    <w:rsid w:val="00B82FD3"/>
    <w:rsid w:val="00B83733"/>
    <w:rsid w:val="00B83BE2"/>
    <w:rsid w:val="00B83E1E"/>
    <w:rsid w:val="00B84680"/>
    <w:rsid w:val="00B861B3"/>
    <w:rsid w:val="00B8653F"/>
    <w:rsid w:val="00B86F08"/>
    <w:rsid w:val="00B86F11"/>
    <w:rsid w:val="00B87812"/>
    <w:rsid w:val="00B9068E"/>
    <w:rsid w:val="00B9089C"/>
    <w:rsid w:val="00B9158A"/>
    <w:rsid w:val="00B927A4"/>
    <w:rsid w:val="00B95BD3"/>
    <w:rsid w:val="00B9653B"/>
    <w:rsid w:val="00B979DF"/>
    <w:rsid w:val="00B97D66"/>
    <w:rsid w:val="00B97DA6"/>
    <w:rsid w:val="00BA1AF0"/>
    <w:rsid w:val="00BA2A4C"/>
    <w:rsid w:val="00BA41E3"/>
    <w:rsid w:val="00BA5BA0"/>
    <w:rsid w:val="00BA61A3"/>
    <w:rsid w:val="00BA67CD"/>
    <w:rsid w:val="00BA7ABC"/>
    <w:rsid w:val="00BA7BF6"/>
    <w:rsid w:val="00BB0436"/>
    <w:rsid w:val="00BB084F"/>
    <w:rsid w:val="00BB11C7"/>
    <w:rsid w:val="00BB15E5"/>
    <w:rsid w:val="00BB4679"/>
    <w:rsid w:val="00BB50F6"/>
    <w:rsid w:val="00BB540D"/>
    <w:rsid w:val="00BB5667"/>
    <w:rsid w:val="00BB7302"/>
    <w:rsid w:val="00BB77EC"/>
    <w:rsid w:val="00BB7C8C"/>
    <w:rsid w:val="00BC16B4"/>
    <w:rsid w:val="00BC23A5"/>
    <w:rsid w:val="00BC2F26"/>
    <w:rsid w:val="00BC43A5"/>
    <w:rsid w:val="00BC4423"/>
    <w:rsid w:val="00BC4FA9"/>
    <w:rsid w:val="00BC5F08"/>
    <w:rsid w:val="00BC64CB"/>
    <w:rsid w:val="00BC661F"/>
    <w:rsid w:val="00BC7241"/>
    <w:rsid w:val="00BD0011"/>
    <w:rsid w:val="00BD19BA"/>
    <w:rsid w:val="00BD1E2A"/>
    <w:rsid w:val="00BD2B49"/>
    <w:rsid w:val="00BD2D9D"/>
    <w:rsid w:val="00BD42E5"/>
    <w:rsid w:val="00BD44F5"/>
    <w:rsid w:val="00BD4925"/>
    <w:rsid w:val="00BD5948"/>
    <w:rsid w:val="00BD6124"/>
    <w:rsid w:val="00BD78EB"/>
    <w:rsid w:val="00BD78FC"/>
    <w:rsid w:val="00BE2501"/>
    <w:rsid w:val="00BE3150"/>
    <w:rsid w:val="00BE3586"/>
    <w:rsid w:val="00BE41ED"/>
    <w:rsid w:val="00BE47E5"/>
    <w:rsid w:val="00BE48BA"/>
    <w:rsid w:val="00BE4C0A"/>
    <w:rsid w:val="00BE672E"/>
    <w:rsid w:val="00BE7376"/>
    <w:rsid w:val="00BE7670"/>
    <w:rsid w:val="00BF04AD"/>
    <w:rsid w:val="00BF1551"/>
    <w:rsid w:val="00BF1982"/>
    <w:rsid w:val="00BF1A1D"/>
    <w:rsid w:val="00BF2E3A"/>
    <w:rsid w:val="00BF5145"/>
    <w:rsid w:val="00BF56B3"/>
    <w:rsid w:val="00BF585A"/>
    <w:rsid w:val="00BF5B54"/>
    <w:rsid w:val="00BF6A32"/>
    <w:rsid w:val="00BF792C"/>
    <w:rsid w:val="00BF7D60"/>
    <w:rsid w:val="00C02201"/>
    <w:rsid w:val="00C031F0"/>
    <w:rsid w:val="00C03EFB"/>
    <w:rsid w:val="00C04266"/>
    <w:rsid w:val="00C0492C"/>
    <w:rsid w:val="00C05388"/>
    <w:rsid w:val="00C05B78"/>
    <w:rsid w:val="00C0693B"/>
    <w:rsid w:val="00C0715B"/>
    <w:rsid w:val="00C10A9E"/>
    <w:rsid w:val="00C10AE3"/>
    <w:rsid w:val="00C11226"/>
    <w:rsid w:val="00C11595"/>
    <w:rsid w:val="00C119A1"/>
    <w:rsid w:val="00C1265E"/>
    <w:rsid w:val="00C1340E"/>
    <w:rsid w:val="00C14A9E"/>
    <w:rsid w:val="00C150DD"/>
    <w:rsid w:val="00C15559"/>
    <w:rsid w:val="00C168DD"/>
    <w:rsid w:val="00C17177"/>
    <w:rsid w:val="00C172AE"/>
    <w:rsid w:val="00C17452"/>
    <w:rsid w:val="00C17455"/>
    <w:rsid w:val="00C177BD"/>
    <w:rsid w:val="00C17E3A"/>
    <w:rsid w:val="00C20481"/>
    <w:rsid w:val="00C215CC"/>
    <w:rsid w:val="00C21F3E"/>
    <w:rsid w:val="00C233B1"/>
    <w:rsid w:val="00C238F8"/>
    <w:rsid w:val="00C24695"/>
    <w:rsid w:val="00C266C7"/>
    <w:rsid w:val="00C275F6"/>
    <w:rsid w:val="00C31212"/>
    <w:rsid w:val="00C31A4F"/>
    <w:rsid w:val="00C3239F"/>
    <w:rsid w:val="00C32F3F"/>
    <w:rsid w:val="00C33E97"/>
    <w:rsid w:val="00C37B73"/>
    <w:rsid w:val="00C41068"/>
    <w:rsid w:val="00C413F2"/>
    <w:rsid w:val="00C4173E"/>
    <w:rsid w:val="00C41B49"/>
    <w:rsid w:val="00C425C2"/>
    <w:rsid w:val="00C435AE"/>
    <w:rsid w:val="00C43C48"/>
    <w:rsid w:val="00C4403E"/>
    <w:rsid w:val="00C447E0"/>
    <w:rsid w:val="00C44C38"/>
    <w:rsid w:val="00C44F5E"/>
    <w:rsid w:val="00C45364"/>
    <w:rsid w:val="00C45565"/>
    <w:rsid w:val="00C45851"/>
    <w:rsid w:val="00C45CC8"/>
    <w:rsid w:val="00C4624E"/>
    <w:rsid w:val="00C46FC9"/>
    <w:rsid w:val="00C534E2"/>
    <w:rsid w:val="00C5359C"/>
    <w:rsid w:val="00C542AD"/>
    <w:rsid w:val="00C55B23"/>
    <w:rsid w:val="00C55B2F"/>
    <w:rsid w:val="00C566B3"/>
    <w:rsid w:val="00C572EF"/>
    <w:rsid w:val="00C5757C"/>
    <w:rsid w:val="00C613EA"/>
    <w:rsid w:val="00C6145C"/>
    <w:rsid w:val="00C647C5"/>
    <w:rsid w:val="00C64C0A"/>
    <w:rsid w:val="00C64DC1"/>
    <w:rsid w:val="00C65816"/>
    <w:rsid w:val="00C67818"/>
    <w:rsid w:val="00C679E2"/>
    <w:rsid w:val="00C67A5C"/>
    <w:rsid w:val="00C67C04"/>
    <w:rsid w:val="00C700C0"/>
    <w:rsid w:val="00C70FF3"/>
    <w:rsid w:val="00C71371"/>
    <w:rsid w:val="00C73750"/>
    <w:rsid w:val="00C7478F"/>
    <w:rsid w:val="00C7644D"/>
    <w:rsid w:val="00C76803"/>
    <w:rsid w:val="00C77C1E"/>
    <w:rsid w:val="00C77D8C"/>
    <w:rsid w:val="00C80DA1"/>
    <w:rsid w:val="00C80EF3"/>
    <w:rsid w:val="00C80FA7"/>
    <w:rsid w:val="00C81ABA"/>
    <w:rsid w:val="00C83015"/>
    <w:rsid w:val="00C843FF"/>
    <w:rsid w:val="00C8544F"/>
    <w:rsid w:val="00C863E6"/>
    <w:rsid w:val="00C87005"/>
    <w:rsid w:val="00C87487"/>
    <w:rsid w:val="00C8786C"/>
    <w:rsid w:val="00C8788F"/>
    <w:rsid w:val="00C87A83"/>
    <w:rsid w:val="00C87AAC"/>
    <w:rsid w:val="00C9037D"/>
    <w:rsid w:val="00C90ACA"/>
    <w:rsid w:val="00C925EE"/>
    <w:rsid w:val="00C934DC"/>
    <w:rsid w:val="00C94BEC"/>
    <w:rsid w:val="00C952AA"/>
    <w:rsid w:val="00C952EF"/>
    <w:rsid w:val="00C95A3F"/>
    <w:rsid w:val="00C9614F"/>
    <w:rsid w:val="00C96D9F"/>
    <w:rsid w:val="00C9724E"/>
    <w:rsid w:val="00C97A56"/>
    <w:rsid w:val="00C97EF7"/>
    <w:rsid w:val="00CA082A"/>
    <w:rsid w:val="00CA0BEC"/>
    <w:rsid w:val="00CA0CE7"/>
    <w:rsid w:val="00CA0EC3"/>
    <w:rsid w:val="00CA2600"/>
    <w:rsid w:val="00CA34E6"/>
    <w:rsid w:val="00CA3A1C"/>
    <w:rsid w:val="00CA40E6"/>
    <w:rsid w:val="00CA50D7"/>
    <w:rsid w:val="00CA58F2"/>
    <w:rsid w:val="00CA5FFF"/>
    <w:rsid w:val="00CB0778"/>
    <w:rsid w:val="00CB0C30"/>
    <w:rsid w:val="00CB0C50"/>
    <w:rsid w:val="00CB13EB"/>
    <w:rsid w:val="00CB289B"/>
    <w:rsid w:val="00CB3BFE"/>
    <w:rsid w:val="00CB5074"/>
    <w:rsid w:val="00CB66C8"/>
    <w:rsid w:val="00CB7333"/>
    <w:rsid w:val="00CB7A2C"/>
    <w:rsid w:val="00CC0F6B"/>
    <w:rsid w:val="00CC1B00"/>
    <w:rsid w:val="00CC2611"/>
    <w:rsid w:val="00CC3647"/>
    <w:rsid w:val="00CC3ECB"/>
    <w:rsid w:val="00CC4024"/>
    <w:rsid w:val="00CC4256"/>
    <w:rsid w:val="00CC44AC"/>
    <w:rsid w:val="00CC58CC"/>
    <w:rsid w:val="00CC6006"/>
    <w:rsid w:val="00CC6E70"/>
    <w:rsid w:val="00CD0272"/>
    <w:rsid w:val="00CD0C65"/>
    <w:rsid w:val="00CD1347"/>
    <w:rsid w:val="00CD222F"/>
    <w:rsid w:val="00CD2CCA"/>
    <w:rsid w:val="00CD327E"/>
    <w:rsid w:val="00CD402E"/>
    <w:rsid w:val="00CD417E"/>
    <w:rsid w:val="00CD4287"/>
    <w:rsid w:val="00CD45C5"/>
    <w:rsid w:val="00CD46A7"/>
    <w:rsid w:val="00CD4D49"/>
    <w:rsid w:val="00CD4F94"/>
    <w:rsid w:val="00CD5239"/>
    <w:rsid w:val="00CD585F"/>
    <w:rsid w:val="00CD5A5E"/>
    <w:rsid w:val="00CD7714"/>
    <w:rsid w:val="00CD7A02"/>
    <w:rsid w:val="00CE015E"/>
    <w:rsid w:val="00CE1B23"/>
    <w:rsid w:val="00CE2C42"/>
    <w:rsid w:val="00CE2E12"/>
    <w:rsid w:val="00CE2EA1"/>
    <w:rsid w:val="00CE4089"/>
    <w:rsid w:val="00CE538E"/>
    <w:rsid w:val="00CE5A25"/>
    <w:rsid w:val="00CE63BB"/>
    <w:rsid w:val="00CE6809"/>
    <w:rsid w:val="00CE6DA0"/>
    <w:rsid w:val="00CE6FB8"/>
    <w:rsid w:val="00CE7D1B"/>
    <w:rsid w:val="00CF0672"/>
    <w:rsid w:val="00CF087C"/>
    <w:rsid w:val="00CF0F5E"/>
    <w:rsid w:val="00CF11EB"/>
    <w:rsid w:val="00CF1617"/>
    <w:rsid w:val="00CF3106"/>
    <w:rsid w:val="00CF3BF8"/>
    <w:rsid w:val="00CF4812"/>
    <w:rsid w:val="00CF4A81"/>
    <w:rsid w:val="00CF4FE0"/>
    <w:rsid w:val="00CF500A"/>
    <w:rsid w:val="00CF50A5"/>
    <w:rsid w:val="00CF5510"/>
    <w:rsid w:val="00CF5B38"/>
    <w:rsid w:val="00CF5F02"/>
    <w:rsid w:val="00CF6240"/>
    <w:rsid w:val="00CF62FF"/>
    <w:rsid w:val="00CF6AAB"/>
    <w:rsid w:val="00D011E4"/>
    <w:rsid w:val="00D025CE"/>
    <w:rsid w:val="00D027DD"/>
    <w:rsid w:val="00D02AE8"/>
    <w:rsid w:val="00D02BE5"/>
    <w:rsid w:val="00D03C5A"/>
    <w:rsid w:val="00D043CA"/>
    <w:rsid w:val="00D048DE"/>
    <w:rsid w:val="00D04D04"/>
    <w:rsid w:val="00D04DDB"/>
    <w:rsid w:val="00D0579F"/>
    <w:rsid w:val="00D05FA3"/>
    <w:rsid w:val="00D0612C"/>
    <w:rsid w:val="00D063FF"/>
    <w:rsid w:val="00D06C93"/>
    <w:rsid w:val="00D07425"/>
    <w:rsid w:val="00D0775E"/>
    <w:rsid w:val="00D10944"/>
    <w:rsid w:val="00D10F59"/>
    <w:rsid w:val="00D111B1"/>
    <w:rsid w:val="00D113F9"/>
    <w:rsid w:val="00D11A7C"/>
    <w:rsid w:val="00D122F1"/>
    <w:rsid w:val="00D132FD"/>
    <w:rsid w:val="00D134E5"/>
    <w:rsid w:val="00D13B9F"/>
    <w:rsid w:val="00D13F5F"/>
    <w:rsid w:val="00D14DEF"/>
    <w:rsid w:val="00D14F6E"/>
    <w:rsid w:val="00D151A2"/>
    <w:rsid w:val="00D15D30"/>
    <w:rsid w:val="00D16B34"/>
    <w:rsid w:val="00D16D3B"/>
    <w:rsid w:val="00D17047"/>
    <w:rsid w:val="00D207F2"/>
    <w:rsid w:val="00D235C0"/>
    <w:rsid w:val="00D23B08"/>
    <w:rsid w:val="00D24338"/>
    <w:rsid w:val="00D2451B"/>
    <w:rsid w:val="00D24912"/>
    <w:rsid w:val="00D24AE1"/>
    <w:rsid w:val="00D252B3"/>
    <w:rsid w:val="00D261A6"/>
    <w:rsid w:val="00D263D0"/>
    <w:rsid w:val="00D26795"/>
    <w:rsid w:val="00D26DBF"/>
    <w:rsid w:val="00D2700A"/>
    <w:rsid w:val="00D27C71"/>
    <w:rsid w:val="00D30ABE"/>
    <w:rsid w:val="00D311A8"/>
    <w:rsid w:val="00D316A1"/>
    <w:rsid w:val="00D31731"/>
    <w:rsid w:val="00D31C24"/>
    <w:rsid w:val="00D3285B"/>
    <w:rsid w:val="00D32E3C"/>
    <w:rsid w:val="00D32FEF"/>
    <w:rsid w:val="00D33022"/>
    <w:rsid w:val="00D33EDC"/>
    <w:rsid w:val="00D34A61"/>
    <w:rsid w:val="00D359C2"/>
    <w:rsid w:val="00D36C60"/>
    <w:rsid w:val="00D36ECA"/>
    <w:rsid w:val="00D37C9A"/>
    <w:rsid w:val="00D4196F"/>
    <w:rsid w:val="00D41990"/>
    <w:rsid w:val="00D422E2"/>
    <w:rsid w:val="00D427AC"/>
    <w:rsid w:val="00D42FBA"/>
    <w:rsid w:val="00D43197"/>
    <w:rsid w:val="00D437DC"/>
    <w:rsid w:val="00D43D6B"/>
    <w:rsid w:val="00D44812"/>
    <w:rsid w:val="00D44840"/>
    <w:rsid w:val="00D46113"/>
    <w:rsid w:val="00D46553"/>
    <w:rsid w:val="00D478CA"/>
    <w:rsid w:val="00D501FC"/>
    <w:rsid w:val="00D510CB"/>
    <w:rsid w:val="00D517A6"/>
    <w:rsid w:val="00D524EE"/>
    <w:rsid w:val="00D536DF"/>
    <w:rsid w:val="00D53A9D"/>
    <w:rsid w:val="00D54247"/>
    <w:rsid w:val="00D54403"/>
    <w:rsid w:val="00D555CE"/>
    <w:rsid w:val="00D562A2"/>
    <w:rsid w:val="00D574A2"/>
    <w:rsid w:val="00D5758F"/>
    <w:rsid w:val="00D57947"/>
    <w:rsid w:val="00D62228"/>
    <w:rsid w:val="00D62680"/>
    <w:rsid w:val="00D62A7E"/>
    <w:rsid w:val="00D62EED"/>
    <w:rsid w:val="00D63594"/>
    <w:rsid w:val="00D63E9A"/>
    <w:rsid w:val="00D6412A"/>
    <w:rsid w:val="00D64A08"/>
    <w:rsid w:val="00D64A0C"/>
    <w:rsid w:val="00D64BC0"/>
    <w:rsid w:val="00D66978"/>
    <w:rsid w:val="00D66C64"/>
    <w:rsid w:val="00D67AD6"/>
    <w:rsid w:val="00D67D8D"/>
    <w:rsid w:val="00D70D0D"/>
    <w:rsid w:val="00D723FA"/>
    <w:rsid w:val="00D7242A"/>
    <w:rsid w:val="00D7295D"/>
    <w:rsid w:val="00D72BC3"/>
    <w:rsid w:val="00D72D77"/>
    <w:rsid w:val="00D74451"/>
    <w:rsid w:val="00D75268"/>
    <w:rsid w:val="00D75683"/>
    <w:rsid w:val="00D758F7"/>
    <w:rsid w:val="00D76823"/>
    <w:rsid w:val="00D7714F"/>
    <w:rsid w:val="00D77C58"/>
    <w:rsid w:val="00D80621"/>
    <w:rsid w:val="00D81795"/>
    <w:rsid w:val="00D81BB5"/>
    <w:rsid w:val="00D81D2A"/>
    <w:rsid w:val="00D82F39"/>
    <w:rsid w:val="00D8327E"/>
    <w:rsid w:val="00D834BF"/>
    <w:rsid w:val="00D840AC"/>
    <w:rsid w:val="00D842D8"/>
    <w:rsid w:val="00D8446A"/>
    <w:rsid w:val="00D845C1"/>
    <w:rsid w:val="00D84CEB"/>
    <w:rsid w:val="00D854AD"/>
    <w:rsid w:val="00D85B47"/>
    <w:rsid w:val="00D87684"/>
    <w:rsid w:val="00D90506"/>
    <w:rsid w:val="00D911CC"/>
    <w:rsid w:val="00D912C2"/>
    <w:rsid w:val="00D9141D"/>
    <w:rsid w:val="00D9181A"/>
    <w:rsid w:val="00D91939"/>
    <w:rsid w:val="00D9278E"/>
    <w:rsid w:val="00D928EE"/>
    <w:rsid w:val="00D932BC"/>
    <w:rsid w:val="00D93434"/>
    <w:rsid w:val="00D935AD"/>
    <w:rsid w:val="00D9364B"/>
    <w:rsid w:val="00D9399D"/>
    <w:rsid w:val="00D93C7A"/>
    <w:rsid w:val="00D96989"/>
    <w:rsid w:val="00D96A07"/>
    <w:rsid w:val="00D9759D"/>
    <w:rsid w:val="00D97611"/>
    <w:rsid w:val="00D97FB5"/>
    <w:rsid w:val="00DA07AF"/>
    <w:rsid w:val="00DA0DAB"/>
    <w:rsid w:val="00DA14FD"/>
    <w:rsid w:val="00DA25B4"/>
    <w:rsid w:val="00DA33BC"/>
    <w:rsid w:val="00DA3531"/>
    <w:rsid w:val="00DA358F"/>
    <w:rsid w:val="00DA3A3A"/>
    <w:rsid w:val="00DA4299"/>
    <w:rsid w:val="00DA53B1"/>
    <w:rsid w:val="00DA5506"/>
    <w:rsid w:val="00DA5AB2"/>
    <w:rsid w:val="00DA5ADE"/>
    <w:rsid w:val="00DA6B1A"/>
    <w:rsid w:val="00DA72D4"/>
    <w:rsid w:val="00DA7934"/>
    <w:rsid w:val="00DA7BEE"/>
    <w:rsid w:val="00DB0F2D"/>
    <w:rsid w:val="00DB1A4C"/>
    <w:rsid w:val="00DB206C"/>
    <w:rsid w:val="00DB24C0"/>
    <w:rsid w:val="00DB3089"/>
    <w:rsid w:val="00DB3501"/>
    <w:rsid w:val="00DB35C0"/>
    <w:rsid w:val="00DB3936"/>
    <w:rsid w:val="00DB405A"/>
    <w:rsid w:val="00DB5324"/>
    <w:rsid w:val="00DB5D1A"/>
    <w:rsid w:val="00DB6FEB"/>
    <w:rsid w:val="00DB734B"/>
    <w:rsid w:val="00DC06B4"/>
    <w:rsid w:val="00DC0C45"/>
    <w:rsid w:val="00DC1454"/>
    <w:rsid w:val="00DC1647"/>
    <w:rsid w:val="00DC3970"/>
    <w:rsid w:val="00DC3DA5"/>
    <w:rsid w:val="00DC3F14"/>
    <w:rsid w:val="00DC43CC"/>
    <w:rsid w:val="00DC5458"/>
    <w:rsid w:val="00DC5839"/>
    <w:rsid w:val="00DC65E7"/>
    <w:rsid w:val="00DC7148"/>
    <w:rsid w:val="00DD0258"/>
    <w:rsid w:val="00DD1881"/>
    <w:rsid w:val="00DD2140"/>
    <w:rsid w:val="00DD285B"/>
    <w:rsid w:val="00DD3D39"/>
    <w:rsid w:val="00DD48DB"/>
    <w:rsid w:val="00DD55B7"/>
    <w:rsid w:val="00DD5C29"/>
    <w:rsid w:val="00DD7492"/>
    <w:rsid w:val="00DD7851"/>
    <w:rsid w:val="00DE0532"/>
    <w:rsid w:val="00DE0624"/>
    <w:rsid w:val="00DE067A"/>
    <w:rsid w:val="00DE0720"/>
    <w:rsid w:val="00DE0909"/>
    <w:rsid w:val="00DE0BFF"/>
    <w:rsid w:val="00DE0FBE"/>
    <w:rsid w:val="00DE15B5"/>
    <w:rsid w:val="00DE1A5C"/>
    <w:rsid w:val="00DE1CA3"/>
    <w:rsid w:val="00DE22EF"/>
    <w:rsid w:val="00DE2782"/>
    <w:rsid w:val="00DE2C1E"/>
    <w:rsid w:val="00DE2D39"/>
    <w:rsid w:val="00DE3129"/>
    <w:rsid w:val="00DE3B6A"/>
    <w:rsid w:val="00DE3D9F"/>
    <w:rsid w:val="00DE4E34"/>
    <w:rsid w:val="00DE5383"/>
    <w:rsid w:val="00DE685A"/>
    <w:rsid w:val="00DE6B23"/>
    <w:rsid w:val="00DE7753"/>
    <w:rsid w:val="00DE7EB3"/>
    <w:rsid w:val="00DF009C"/>
    <w:rsid w:val="00DF06DC"/>
    <w:rsid w:val="00DF0B7F"/>
    <w:rsid w:val="00DF1499"/>
    <w:rsid w:val="00DF27EA"/>
    <w:rsid w:val="00DF305A"/>
    <w:rsid w:val="00DF3179"/>
    <w:rsid w:val="00DF3A3B"/>
    <w:rsid w:val="00DF475B"/>
    <w:rsid w:val="00DF477E"/>
    <w:rsid w:val="00DF5170"/>
    <w:rsid w:val="00DF51E7"/>
    <w:rsid w:val="00DF5989"/>
    <w:rsid w:val="00DF5D5E"/>
    <w:rsid w:val="00DF62E7"/>
    <w:rsid w:val="00DF6D55"/>
    <w:rsid w:val="00DF79CB"/>
    <w:rsid w:val="00E00939"/>
    <w:rsid w:val="00E01FD0"/>
    <w:rsid w:val="00E01FE7"/>
    <w:rsid w:val="00E0323F"/>
    <w:rsid w:val="00E03EA2"/>
    <w:rsid w:val="00E04665"/>
    <w:rsid w:val="00E053BE"/>
    <w:rsid w:val="00E075B8"/>
    <w:rsid w:val="00E07713"/>
    <w:rsid w:val="00E07FBD"/>
    <w:rsid w:val="00E106DE"/>
    <w:rsid w:val="00E11610"/>
    <w:rsid w:val="00E11957"/>
    <w:rsid w:val="00E11DEF"/>
    <w:rsid w:val="00E129A6"/>
    <w:rsid w:val="00E1514E"/>
    <w:rsid w:val="00E15456"/>
    <w:rsid w:val="00E156C6"/>
    <w:rsid w:val="00E15BB8"/>
    <w:rsid w:val="00E16644"/>
    <w:rsid w:val="00E16A64"/>
    <w:rsid w:val="00E17FC5"/>
    <w:rsid w:val="00E20B6E"/>
    <w:rsid w:val="00E21438"/>
    <w:rsid w:val="00E21F1E"/>
    <w:rsid w:val="00E23701"/>
    <w:rsid w:val="00E24263"/>
    <w:rsid w:val="00E24731"/>
    <w:rsid w:val="00E24AAC"/>
    <w:rsid w:val="00E25298"/>
    <w:rsid w:val="00E2736B"/>
    <w:rsid w:val="00E27EE6"/>
    <w:rsid w:val="00E31D10"/>
    <w:rsid w:val="00E32542"/>
    <w:rsid w:val="00E33448"/>
    <w:rsid w:val="00E33636"/>
    <w:rsid w:val="00E348A3"/>
    <w:rsid w:val="00E34F27"/>
    <w:rsid w:val="00E358D9"/>
    <w:rsid w:val="00E37244"/>
    <w:rsid w:val="00E37712"/>
    <w:rsid w:val="00E40A70"/>
    <w:rsid w:val="00E41153"/>
    <w:rsid w:val="00E421D4"/>
    <w:rsid w:val="00E425E6"/>
    <w:rsid w:val="00E428D1"/>
    <w:rsid w:val="00E42DB8"/>
    <w:rsid w:val="00E43018"/>
    <w:rsid w:val="00E43EDB"/>
    <w:rsid w:val="00E44AC8"/>
    <w:rsid w:val="00E45851"/>
    <w:rsid w:val="00E46168"/>
    <w:rsid w:val="00E4719E"/>
    <w:rsid w:val="00E47680"/>
    <w:rsid w:val="00E47CD1"/>
    <w:rsid w:val="00E50440"/>
    <w:rsid w:val="00E509DD"/>
    <w:rsid w:val="00E5118C"/>
    <w:rsid w:val="00E513D9"/>
    <w:rsid w:val="00E51890"/>
    <w:rsid w:val="00E51A67"/>
    <w:rsid w:val="00E5273C"/>
    <w:rsid w:val="00E536E3"/>
    <w:rsid w:val="00E53B6A"/>
    <w:rsid w:val="00E53D82"/>
    <w:rsid w:val="00E54451"/>
    <w:rsid w:val="00E54879"/>
    <w:rsid w:val="00E55401"/>
    <w:rsid w:val="00E5595A"/>
    <w:rsid w:val="00E55D60"/>
    <w:rsid w:val="00E560FB"/>
    <w:rsid w:val="00E577BC"/>
    <w:rsid w:val="00E610A4"/>
    <w:rsid w:val="00E620F0"/>
    <w:rsid w:val="00E623AE"/>
    <w:rsid w:val="00E6272D"/>
    <w:rsid w:val="00E62CAE"/>
    <w:rsid w:val="00E63C0F"/>
    <w:rsid w:val="00E6448C"/>
    <w:rsid w:val="00E64E16"/>
    <w:rsid w:val="00E656C0"/>
    <w:rsid w:val="00E66B75"/>
    <w:rsid w:val="00E66BB6"/>
    <w:rsid w:val="00E676AC"/>
    <w:rsid w:val="00E67B8E"/>
    <w:rsid w:val="00E7095D"/>
    <w:rsid w:val="00E70CC8"/>
    <w:rsid w:val="00E70E08"/>
    <w:rsid w:val="00E71080"/>
    <w:rsid w:val="00E71FB5"/>
    <w:rsid w:val="00E72044"/>
    <w:rsid w:val="00E73AE0"/>
    <w:rsid w:val="00E76999"/>
    <w:rsid w:val="00E76DE2"/>
    <w:rsid w:val="00E76E8D"/>
    <w:rsid w:val="00E77822"/>
    <w:rsid w:val="00E812A9"/>
    <w:rsid w:val="00E8142E"/>
    <w:rsid w:val="00E8248D"/>
    <w:rsid w:val="00E83D6F"/>
    <w:rsid w:val="00E84C26"/>
    <w:rsid w:val="00E85BD4"/>
    <w:rsid w:val="00E867FA"/>
    <w:rsid w:val="00E90559"/>
    <w:rsid w:val="00E909E6"/>
    <w:rsid w:val="00E9139E"/>
    <w:rsid w:val="00E9201D"/>
    <w:rsid w:val="00E94438"/>
    <w:rsid w:val="00E967BC"/>
    <w:rsid w:val="00E97061"/>
    <w:rsid w:val="00E97BB4"/>
    <w:rsid w:val="00EA0A6C"/>
    <w:rsid w:val="00EA221C"/>
    <w:rsid w:val="00EA489E"/>
    <w:rsid w:val="00EA5E05"/>
    <w:rsid w:val="00EA5EB7"/>
    <w:rsid w:val="00EA71E6"/>
    <w:rsid w:val="00EA74B3"/>
    <w:rsid w:val="00EB0510"/>
    <w:rsid w:val="00EB1FE0"/>
    <w:rsid w:val="00EB3110"/>
    <w:rsid w:val="00EB4957"/>
    <w:rsid w:val="00EB5016"/>
    <w:rsid w:val="00EB5946"/>
    <w:rsid w:val="00EB5A8E"/>
    <w:rsid w:val="00EC167F"/>
    <w:rsid w:val="00EC2137"/>
    <w:rsid w:val="00EC21C1"/>
    <w:rsid w:val="00EC244E"/>
    <w:rsid w:val="00EC26C3"/>
    <w:rsid w:val="00EC2BC6"/>
    <w:rsid w:val="00EC2E27"/>
    <w:rsid w:val="00EC2F22"/>
    <w:rsid w:val="00EC2F8A"/>
    <w:rsid w:val="00EC3330"/>
    <w:rsid w:val="00EC396F"/>
    <w:rsid w:val="00EC3FE8"/>
    <w:rsid w:val="00EC5E47"/>
    <w:rsid w:val="00EC7A40"/>
    <w:rsid w:val="00ED003D"/>
    <w:rsid w:val="00ED006A"/>
    <w:rsid w:val="00ED0713"/>
    <w:rsid w:val="00ED20FE"/>
    <w:rsid w:val="00ED33E1"/>
    <w:rsid w:val="00ED3A82"/>
    <w:rsid w:val="00ED3B19"/>
    <w:rsid w:val="00ED541E"/>
    <w:rsid w:val="00ED6B81"/>
    <w:rsid w:val="00ED70BC"/>
    <w:rsid w:val="00EE04CE"/>
    <w:rsid w:val="00EE0C63"/>
    <w:rsid w:val="00EE1601"/>
    <w:rsid w:val="00EE17C4"/>
    <w:rsid w:val="00EE271B"/>
    <w:rsid w:val="00EE322B"/>
    <w:rsid w:val="00EE55DA"/>
    <w:rsid w:val="00EE5C3D"/>
    <w:rsid w:val="00EE6387"/>
    <w:rsid w:val="00EE7CB7"/>
    <w:rsid w:val="00EF0E0F"/>
    <w:rsid w:val="00EF1F8E"/>
    <w:rsid w:val="00EF2261"/>
    <w:rsid w:val="00EF3E96"/>
    <w:rsid w:val="00EF422E"/>
    <w:rsid w:val="00EF438B"/>
    <w:rsid w:val="00EF44B8"/>
    <w:rsid w:val="00EF47EE"/>
    <w:rsid w:val="00EF50B4"/>
    <w:rsid w:val="00EF55D3"/>
    <w:rsid w:val="00EF585C"/>
    <w:rsid w:val="00EF5BDF"/>
    <w:rsid w:val="00EF64F1"/>
    <w:rsid w:val="00EF7884"/>
    <w:rsid w:val="00EF7BB6"/>
    <w:rsid w:val="00EF7D31"/>
    <w:rsid w:val="00F00596"/>
    <w:rsid w:val="00F01CAA"/>
    <w:rsid w:val="00F01E6F"/>
    <w:rsid w:val="00F041A9"/>
    <w:rsid w:val="00F04C67"/>
    <w:rsid w:val="00F05260"/>
    <w:rsid w:val="00F05AFB"/>
    <w:rsid w:val="00F073A7"/>
    <w:rsid w:val="00F10F62"/>
    <w:rsid w:val="00F11469"/>
    <w:rsid w:val="00F11DE1"/>
    <w:rsid w:val="00F145B8"/>
    <w:rsid w:val="00F145EC"/>
    <w:rsid w:val="00F150F9"/>
    <w:rsid w:val="00F151DC"/>
    <w:rsid w:val="00F15455"/>
    <w:rsid w:val="00F1572A"/>
    <w:rsid w:val="00F160C0"/>
    <w:rsid w:val="00F16726"/>
    <w:rsid w:val="00F16AE2"/>
    <w:rsid w:val="00F17BCB"/>
    <w:rsid w:val="00F17E8B"/>
    <w:rsid w:val="00F20686"/>
    <w:rsid w:val="00F211BA"/>
    <w:rsid w:val="00F215F4"/>
    <w:rsid w:val="00F21FC2"/>
    <w:rsid w:val="00F220BA"/>
    <w:rsid w:val="00F22BD5"/>
    <w:rsid w:val="00F2333D"/>
    <w:rsid w:val="00F2366F"/>
    <w:rsid w:val="00F23C7F"/>
    <w:rsid w:val="00F2660A"/>
    <w:rsid w:val="00F269D3"/>
    <w:rsid w:val="00F27063"/>
    <w:rsid w:val="00F27546"/>
    <w:rsid w:val="00F30804"/>
    <w:rsid w:val="00F311D6"/>
    <w:rsid w:val="00F32BDA"/>
    <w:rsid w:val="00F37A12"/>
    <w:rsid w:val="00F37C31"/>
    <w:rsid w:val="00F40753"/>
    <w:rsid w:val="00F40E8F"/>
    <w:rsid w:val="00F41088"/>
    <w:rsid w:val="00F421D3"/>
    <w:rsid w:val="00F4295F"/>
    <w:rsid w:val="00F43361"/>
    <w:rsid w:val="00F436F0"/>
    <w:rsid w:val="00F43726"/>
    <w:rsid w:val="00F43E42"/>
    <w:rsid w:val="00F45CA3"/>
    <w:rsid w:val="00F461B5"/>
    <w:rsid w:val="00F465BE"/>
    <w:rsid w:val="00F466DB"/>
    <w:rsid w:val="00F467B8"/>
    <w:rsid w:val="00F46ED4"/>
    <w:rsid w:val="00F472C0"/>
    <w:rsid w:val="00F4734E"/>
    <w:rsid w:val="00F473B6"/>
    <w:rsid w:val="00F477C1"/>
    <w:rsid w:val="00F47A62"/>
    <w:rsid w:val="00F47AB7"/>
    <w:rsid w:val="00F517FE"/>
    <w:rsid w:val="00F523E2"/>
    <w:rsid w:val="00F556F5"/>
    <w:rsid w:val="00F5678E"/>
    <w:rsid w:val="00F56856"/>
    <w:rsid w:val="00F57E85"/>
    <w:rsid w:val="00F61723"/>
    <w:rsid w:val="00F61C09"/>
    <w:rsid w:val="00F64B2A"/>
    <w:rsid w:val="00F64F7A"/>
    <w:rsid w:val="00F655D0"/>
    <w:rsid w:val="00F66E56"/>
    <w:rsid w:val="00F67DDB"/>
    <w:rsid w:val="00F70A83"/>
    <w:rsid w:val="00F70FF1"/>
    <w:rsid w:val="00F710A2"/>
    <w:rsid w:val="00F71461"/>
    <w:rsid w:val="00F7167F"/>
    <w:rsid w:val="00F7188F"/>
    <w:rsid w:val="00F71DE6"/>
    <w:rsid w:val="00F71E79"/>
    <w:rsid w:val="00F71E84"/>
    <w:rsid w:val="00F72131"/>
    <w:rsid w:val="00F72533"/>
    <w:rsid w:val="00F731FE"/>
    <w:rsid w:val="00F73EC8"/>
    <w:rsid w:val="00F73F75"/>
    <w:rsid w:val="00F750CA"/>
    <w:rsid w:val="00F754B9"/>
    <w:rsid w:val="00F76C99"/>
    <w:rsid w:val="00F76E59"/>
    <w:rsid w:val="00F77779"/>
    <w:rsid w:val="00F77788"/>
    <w:rsid w:val="00F80FAF"/>
    <w:rsid w:val="00F823A0"/>
    <w:rsid w:val="00F8282B"/>
    <w:rsid w:val="00F82A05"/>
    <w:rsid w:val="00F83762"/>
    <w:rsid w:val="00F83958"/>
    <w:rsid w:val="00F868A2"/>
    <w:rsid w:val="00F871A4"/>
    <w:rsid w:val="00F87D23"/>
    <w:rsid w:val="00F900B4"/>
    <w:rsid w:val="00F919C4"/>
    <w:rsid w:val="00F9296C"/>
    <w:rsid w:val="00F935CD"/>
    <w:rsid w:val="00F95B5B"/>
    <w:rsid w:val="00F95B86"/>
    <w:rsid w:val="00F95E95"/>
    <w:rsid w:val="00F97236"/>
    <w:rsid w:val="00F975D9"/>
    <w:rsid w:val="00F97E0D"/>
    <w:rsid w:val="00FA0C67"/>
    <w:rsid w:val="00FA0E8F"/>
    <w:rsid w:val="00FA1146"/>
    <w:rsid w:val="00FA119C"/>
    <w:rsid w:val="00FA2346"/>
    <w:rsid w:val="00FA3357"/>
    <w:rsid w:val="00FA3DB7"/>
    <w:rsid w:val="00FA4995"/>
    <w:rsid w:val="00FA568A"/>
    <w:rsid w:val="00FA6548"/>
    <w:rsid w:val="00FA6ED1"/>
    <w:rsid w:val="00FA6F5F"/>
    <w:rsid w:val="00FA7266"/>
    <w:rsid w:val="00FA77D7"/>
    <w:rsid w:val="00FA79B2"/>
    <w:rsid w:val="00FB1AE7"/>
    <w:rsid w:val="00FB1D1B"/>
    <w:rsid w:val="00FB2D35"/>
    <w:rsid w:val="00FB356A"/>
    <w:rsid w:val="00FB3EF7"/>
    <w:rsid w:val="00FB434B"/>
    <w:rsid w:val="00FB4DEB"/>
    <w:rsid w:val="00FC1E1E"/>
    <w:rsid w:val="00FC2A96"/>
    <w:rsid w:val="00FC4F11"/>
    <w:rsid w:val="00FC5BDD"/>
    <w:rsid w:val="00FC6036"/>
    <w:rsid w:val="00FC603A"/>
    <w:rsid w:val="00FC6B3C"/>
    <w:rsid w:val="00FC71FC"/>
    <w:rsid w:val="00FC73C0"/>
    <w:rsid w:val="00FD0CFE"/>
    <w:rsid w:val="00FD2105"/>
    <w:rsid w:val="00FD304E"/>
    <w:rsid w:val="00FD42B5"/>
    <w:rsid w:val="00FD4397"/>
    <w:rsid w:val="00FD4443"/>
    <w:rsid w:val="00FD5258"/>
    <w:rsid w:val="00FD5EF2"/>
    <w:rsid w:val="00FD6DA3"/>
    <w:rsid w:val="00FD7C30"/>
    <w:rsid w:val="00FD7EDD"/>
    <w:rsid w:val="00FE0739"/>
    <w:rsid w:val="00FE0844"/>
    <w:rsid w:val="00FE1262"/>
    <w:rsid w:val="00FE16B0"/>
    <w:rsid w:val="00FE215B"/>
    <w:rsid w:val="00FE21DE"/>
    <w:rsid w:val="00FE4661"/>
    <w:rsid w:val="00FE5AB2"/>
    <w:rsid w:val="00FF02DB"/>
    <w:rsid w:val="00FF14D4"/>
    <w:rsid w:val="00FF14E3"/>
    <w:rsid w:val="00FF1A93"/>
    <w:rsid w:val="00FF1FA2"/>
    <w:rsid w:val="00FF22EF"/>
    <w:rsid w:val="00FF416D"/>
    <w:rsid w:val="00FF6208"/>
    <w:rsid w:val="00FF6FDA"/>
    <w:rsid w:val="00FF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14046"/>
  <w15:chartTrackingRefBased/>
  <w15:docId w15:val="{CE91E1DA-4636-414B-A425-E318A272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731"/>
    <w:rPr>
      <w:rFonts w:eastAsiaTheme="majorEastAsia" w:cstheme="majorBidi"/>
      <w:color w:val="272727" w:themeColor="text1" w:themeTint="D8"/>
    </w:rPr>
  </w:style>
  <w:style w:type="paragraph" w:styleId="Title">
    <w:name w:val="Title"/>
    <w:basedOn w:val="Normal"/>
    <w:next w:val="Normal"/>
    <w:link w:val="TitleChar"/>
    <w:uiPriority w:val="10"/>
    <w:qFormat/>
    <w:rsid w:val="00D31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731"/>
    <w:pPr>
      <w:spacing w:before="160"/>
      <w:jc w:val="center"/>
    </w:pPr>
    <w:rPr>
      <w:i/>
      <w:iCs/>
      <w:color w:val="404040" w:themeColor="text1" w:themeTint="BF"/>
    </w:rPr>
  </w:style>
  <w:style w:type="character" w:customStyle="1" w:styleId="QuoteChar">
    <w:name w:val="Quote Char"/>
    <w:basedOn w:val="DefaultParagraphFont"/>
    <w:link w:val="Quote"/>
    <w:uiPriority w:val="29"/>
    <w:rsid w:val="00D31731"/>
    <w:rPr>
      <w:i/>
      <w:iCs/>
      <w:color w:val="404040" w:themeColor="text1" w:themeTint="BF"/>
    </w:rPr>
  </w:style>
  <w:style w:type="paragraph" w:styleId="ListParagraph">
    <w:name w:val="List Paragraph"/>
    <w:basedOn w:val="Normal"/>
    <w:uiPriority w:val="34"/>
    <w:qFormat/>
    <w:rsid w:val="00D31731"/>
    <w:pPr>
      <w:ind w:left="720"/>
      <w:contextualSpacing/>
    </w:pPr>
  </w:style>
  <w:style w:type="character" w:styleId="IntenseEmphasis">
    <w:name w:val="Intense Emphasis"/>
    <w:basedOn w:val="DefaultParagraphFont"/>
    <w:uiPriority w:val="21"/>
    <w:qFormat/>
    <w:rsid w:val="00D31731"/>
    <w:rPr>
      <w:i/>
      <w:iCs/>
      <w:color w:val="0F4761" w:themeColor="accent1" w:themeShade="BF"/>
    </w:rPr>
  </w:style>
  <w:style w:type="paragraph" w:styleId="IntenseQuote">
    <w:name w:val="Intense Quote"/>
    <w:basedOn w:val="Normal"/>
    <w:next w:val="Normal"/>
    <w:link w:val="IntenseQuoteChar"/>
    <w:uiPriority w:val="30"/>
    <w:qFormat/>
    <w:rsid w:val="00D31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731"/>
    <w:rPr>
      <w:i/>
      <w:iCs/>
      <w:color w:val="0F4761" w:themeColor="accent1" w:themeShade="BF"/>
    </w:rPr>
  </w:style>
  <w:style w:type="character" w:styleId="IntenseReference">
    <w:name w:val="Intense Reference"/>
    <w:basedOn w:val="DefaultParagraphFont"/>
    <w:uiPriority w:val="32"/>
    <w:qFormat/>
    <w:rsid w:val="00D31731"/>
    <w:rPr>
      <w:b/>
      <w:bCs/>
      <w:smallCaps/>
      <w:color w:val="0F4761" w:themeColor="accent1" w:themeShade="BF"/>
      <w:spacing w:val="5"/>
    </w:rPr>
  </w:style>
  <w:style w:type="character" w:styleId="Hyperlink">
    <w:name w:val="Hyperlink"/>
    <w:basedOn w:val="DefaultParagraphFont"/>
    <w:uiPriority w:val="99"/>
    <w:unhideWhenUsed/>
    <w:rsid w:val="003458A4"/>
    <w:rPr>
      <w:color w:val="0000FF"/>
      <w:u w:val="single"/>
    </w:rPr>
  </w:style>
  <w:style w:type="character" w:styleId="UnresolvedMention">
    <w:name w:val="Unresolved Mention"/>
    <w:basedOn w:val="DefaultParagraphFont"/>
    <w:uiPriority w:val="99"/>
    <w:semiHidden/>
    <w:unhideWhenUsed/>
    <w:rsid w:val="00595FF2"/>
    <w:rPr>
      <w:color w:val="605E5C"/>
      <w:shd w:val="clear" w:color="auto" w:fill="E1DFDD"/>
    </w:rPr>
  </w:style>
  <w:style w:type="character" w:customStyle="1" w:styleId="anchor-text">
    <w:name w:val="anchor-text"/>
    <w:basedOn w:val="DefaultParagraphFont"/>
    <w:rsid w:val="00C37B73"/>
  </w:style>
  <w:style w:type="character" w:styleId="Emphasis">
    <w:name w:val="Emphasis"/>
    <w:basedOn w:val="DefaultParagraphFont"/>
    <w:uiPriority w:val="20"/>
    <w:qFormat/>
    <w:rsid w:val="003B1934"/>
    <w:rPr>
      <w:i/>
      <w:iCs/>
    </w:rPr>
  </w:style>
  <w:style w:type="paragraph" w:customStyle="1" w:styleId="dx-doi">
    <w:name w:val="dx-doi"/>
    <w:basedOn w:val="Normal"/>
    <w:rsid w:val="005B37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EC5E47"/>
  </w:style>
  <w:style w:type="character" w:customStyle="1" w:styleId="mord">
    <w:name w:val="mord"/>
    <w:basedOn w:val="DefaultParagraphFont"/>
    <w:rsid w:val="00EC5E47"/>
  </w:style>
  <w:style w:type="character" w:customStyle="1" w:styleId="vlist-s">
    <w:name w:val="vlist-s"/>
    <w:basedOn w:val="DefaultParagraphFont"/>
    <w:rsid w:val="00EC5E47"/>
  </w:style>
  <w:style w:type="paragraph" w:styleId="Header">
    <w:name w:val="header"/>
    <w:basedOn w:val="Normal"/>
    <w:link w:val="HeaderChar"/>
    <w:uiPriority w:val="99"/>
    <w:unhideWhenUsed/>
    <w:rsid w:val="00405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F7E"/>
  </w:style>
  <w:style w:type="paragraph" w:styleId="Footer">
    <w:name w:val="footer"/>
    <w:basedOn w:val="Normal"/>
    <w:link w:val="FooterChar"/>
    <w:uiPriority w:val="99"/>
    <w:unhideWhenUsed/>
    <w:rsid w:val="00405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F7E"/>
  </w:style>
  <w:style w:type="character" w:customStyle="1" w:styleId="react-xocs-alternative-link">
    <w:name w:val="react-xocs-alternative-link"/>
    <w:basedOn w:val="DefaultParagraphFont"/>
    <w:rsid w:val="007B1B33"/>
  </w:style>
  <w:style w:type="character" w:customStyle="1" w:styleId="given-name">
    <w:name w:val="given-name"/>
    <w:basedOn w:val="DefaultParagraphFont"/>
    <w:rsid w:val="007B1B33"/>
  </w:style>
  <w:style w:type="character" w:customStyle="1" w:styleId="text">
    <w:name w:val="text"/>
    <w:basedOn w:val="DefaultParagraphFont"/>
    <w:rsid w:val="007B1B33"/>
  </w:style>
  <w:style w:type="character" w:customStyle="1" w:styleId="author-ref">
    <w:name w:val="author-ref"/>
    <w:basedOn w:val="DefaultParagraphFont"/>
    <w:rsid w:val="007B1B33"/>
  </w:style>
  <w:style w:type="paragraph" w:styleId="NormalWeb">
    <w:name w:val="Normal (Web)"/>
    <w:basedOn w:val="Normal"/>
    <w:uiPriority w:val="99"/>
    <w:unhideWhenUsed/>
    <w:rsid w:val="00ED6B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bibliographic-informationvalue">
    <w:name w:val="c-bibliographic-information__value"/>
    <w:basedOn w:val="DefaultParagraphFont"/>
    <w:rsid w:val="00036084"/>
  </w:style>
  <w:style w:type="character" w:customStyle="1" w:styleId="smalltext">
    <w:name w:val="smalltext"/>
    <w:basedOn w:val="DefaultParagraphFont"/>
    <w:rsid w:val="00F975D9"/>
  </w:style>
  <w:style w:type="character" w:customStyle="1" w:styleId="infolabel">
    <w:name w:val="info_label"/>
    <w:basedOn w:val="DefaultParagraphFont"/>
    <w:rsid w:val="00CA34E6"/>
  </w:style>
  <w:style w:type="character" w:customStyle="1" w:styleId="infovalue">
    <w:name w:val="info_value"/>
    <w:basedOn w:val="DefaultParagraphFont"/>
    <w:rsid w:val="00CA34E6"/>
  </w:style>
  <w:style w:type="character" w:styleId="Strong">
    <w:name w:val="Strong"/>
    <w:basedOn w:val="DefaultParagraphFont"/>
    <w:uiPriority w:val="22"/>
    <w:qFormat/>
    <w:rsid w:val="00B45E35"/>
    <w:rPr>
      <w:b/>
      <w:bCs/>
    </w:rPr>
  </w:style>
  <w:style w:type="character" w:customStyle="1" w:styleId="button-link-text">
    <w:name w:val="button-link-text"/>
    <w:basedOn w:val="DefaultParagraphFont"/>
    <w:rsid w:val="00591FDE"/>
  </w:style>
  <w:style w:type="character" w:customStyle="1" w:styleId="nowrap">
    <w:name w:val="nowrap"/>
    <w:basedOn w:val="DefaultParagraphFont"/>
    <w:rsid w:val="00BB15E5"/>
  </w:style>
  <w:style w:type="character" w:customStyle="1" w:styleId="hgkelc">
    <w:name w:val="hgkelc"/>
    <w:basedOn w:val="DefaultParagraphFont"/>
    <w:rsid w:val="00C24695"/>
  </w:style>
  <w:style w:type="paragraph" w:styleId="Revision">
    <w:name w:val="Revision"/>
    <w:hidden/>
    <w:uiPriority w:val="99"/>
    <w:semiHidden/>
    <w:rsid w:val="00703B70"/>
    <w:pPr>
      <w:spacing w:after="0" w:line="240" w:lineRule="auto"/>
    </w:pPr>
  </w:style>
  <w:style w:type="character" w:styleId="CommentReference">
    <w:name w:val="annotation reference"/>
    <w:basedOn w:val="DefaultParagraphFont"/>
    <w:uiPriority w:val="99"/>
    <w:semiHidden/>
    <w:unhideWhenUsed/>
    <w:rsid w:val="00794196"/>
    <w:rPr>
      <w:sz w:val="16"/>
      <w:szCs w:val="16"/>
    </w:rPr>
  </w:style>
  <w:style w:type="paragraph" w:styleId="CommentText">
    <w:name w:val="annotation text"/>
    <w:basedOn w:val="Normal"/>
    <w:link w:val="CommentTextChar"/>
    <w:uiPriority w:val="99"/>
    <w:unhideWhenUsed/>
    <w:rsid w:val="00794196"/>
    <w:pPr>
      <w:spacing w:line="240" w:lineRule="auto"/>
    </w:pPr>
    <w:rPr>
      <w:sz w:val="20"/>
      <w:szCs w:val="20"/>
    </w:rPr>
  </w:style>
  <w:style w:type="character" w:customStyle="1" w:styleId="CommentTextChar">
    <w:name w:val="Comment Text Char"/>
    <w:basedOn w:val="DefaultParagraphFont"/>
    <w:link w:val="CommentText"/>
    <w:uiPriority w:val="99"/>
    <w:rsid w:val="00794196"/>
    <w:rPr>
      <w:sz w:val="20"/>
      <w:szCs w:val="20"/>
    </w:rPr>
  </w:style>
  <w:style w:type="paragraph" w:styleId="CommentSubject">
    <w:name w:val="annotation subject"/>
    <w:basedOn w:val="CommentText"/>
    <w:next w:val="CommentText"/>
    <w:link w:val="CommentSubjectChar"/>
    <w:uiPriority w:val="99"/>
    <w:semiHidden/>
    <w:unhideWhenUsed/>
    <w:rsid w:val="00794196"/>
    <w:rPr>
      <w:b/>
      <w:bCs/>
    </w:rPr>
  </w:style>
  <w:style w:type="character" w:customStyle="1" w:styleId="CommentSubjectChar">
    <w:name w:val="Comment Subject Char"/>
    <w:basedOn w:val="CommentTextChar"/>
    <w:link w:val="CommentSubject"/>
    <w:uiPriority w:val="99"/>
    <w:semiHidden/>
    <w:rsid w:val="00794196"/>
    <w:rPr>
      <w:b/>
      <w:bCs/>
      <w:sz w:val="20"/>
      <w:szCs w:val="20"/>
    </w:rPr>
  </w:style>
  <w:style w:type="table" w:styleId="TableGrid">
    <w:name w:val="Table Grid"/>
    <w:basedOn w:val="TableNormal"/>
    <w:uiPriority w:val="39"/>
    <w:rsid w:val="002D7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el">
    <w:name w:val="mrel"/>
    <w:basedOn w:val="DefaultParagraphFont"/>
    <w:rsid w:val="00680CD6"/>
  </w:style>
  <w:style w:type="character" w:customStyle="1" w:styleId="mbin">
    <w:name w:val="mbin"/>
    <w:basedOn w:val="DefaultParagraphFont"/>
    <w:rsid w:val="00680CD6"/>
  </w:style>
  <w:style w:type="character" w:customStyle="1" w:styleId="relative">
    <w:name w:val="relative"/>
    <w:basedOn w:val="DefaultParagraphFont"/>
    <w:rsid w:val="001348D7"/>
  </w:style>
  <w:style w:type="character" w:customStyle="1" w:styleId="fadeinm1hgl8">
    <w:name w:val="_fadein_m1hgl_8"/>
    <w:basedOn w:val="DefaultParagraphFont"/>
    <w:rsid w:val="006A71DE"/>
  </w:style>
  <w:style w:type="paragraph" w:customStyle="1" w:styleId="AuthorList">
    <w:name w:val="Author List"/>
    <w:aliases w:val="Keywords,Abstract"/>
    <w:basedOn w:val="Subtitle"/>
    <w:next w:val="Normal"/>
    <w:uiPriority w:val="1"/>
    <w:qFormat/>
    <w:rsid w:val="00AB3C34"/>
    <w:pPr>
      <w:numPr>
        <w:ilvl w:val="0"/>
      </w:numPr>
      <w:spacing w:before="240" w:after="240" w:line="240" w:lineRule="auto"/>
    </w:pPr>
    <w:rPr>
      <w:rFonts w:ascii="Times New Roman" w:eastAsiaTheme="minorHAnsi" w:hAnsi="Times New Roman" w:cs="Times New Roman"/>
      <w:b/>
      <w:color w:val="auto"/>
      <w:spacing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8869">
      <w:bodyDiv w:val="1"/>
      <w:marLeft w:val="0"/>
      <w:marRight w:val="0"/>
      <w:marTop w:val="0"/>
      <w:marBottom w:val="0"/>
      <w:divBdr>
        <w:top w:val="none" w:sz="0" w:space="0" w:color="auto"/>
        <w:left w:val="none" w:sz="0" w:space="0" w:color="auto"/>
        <w:bottom w:val="none" w:sz="0" w:space="0" w:color="auto"/>
        <w:right w:val="none" w:sz="0" w:space="0" w:color="auto"/>
      </w:divBdr>
    </w:div>
    <w:div w:id="110125539">
      <w:bodyDiv w:val="1"/>
      <w:marLeft w:val="0"/>
      <w:marRight w:val="0"/>
      <w:marTop w:val="0"/>
      <w:marBottom w:val="0"/>
      <w:divBdr>
        <w:top w:val="none" w:sz="0" w:space="0" w:color="auto"/>
        <w:left w:val="none" w:sz="0" w:space="0" w:color="auto"/>
        <w:bottom w:val="none" w:sz="0" w:space="0" w:color="auto"/>
        <w:right w:val="none" w:sz="0" w:space="0" w:color="auto"/>
      </w:divBdr>
      <w:divsChild>
        <w:div w:id="1607543985">
          <w:marLeft w:val="0"/>
          <w:marRight w:val="0"/>
          <w:marTop w:val="0"/>
          <w:marBottom w:val="0"/>
          <w:divBdr>
            <w:top w:val="none" w:sz="0" w:space="0" w:color="auto"/>
            <w:left w:val="none" w:sz="0" w:space="0" w:color="auto"/>
            <w:bottom w:val="none" w:sz="0" w:space="0" w:color="auto"/>
            <w:right w:val="none" w:sz="0" w:space="0" w:color="auto"/>
          </w:divBdr>
        </w:div>
      </w:divsChild>
    </w:div>
    <w:div w:id="119155553">
      <w:bodyDiv w:val="1"/>
      <w:marLeft w:val="0"/>
      <w:marRight w:val="0"/>
      <w:marTop w:val="0"/>
      <w:marBottom w:val="0"/>
      <w:divBdr>
        <w:top w:val="none" w:sz="0" w:space="0" w:color="auto"/>
        <w:left w:val="none" w:sz="0" w:space="0" w:color="auto"/>
        <w:bottom w:val="none" w:sz="0" w:space="0" w:color="auto"/>
        <w:right w:val="none" w:sz="0" w:space="0" w:color="auto"/>
      </w:divBdr>
      <w:divsChild>
        <w:div w:id="167453762">
          <w:marLeft w:val="0"/>
          <w:marRight w:val="0"/>
          <w:marTop w:val="0"/>
          <w:marBottom w:val="0"/>
          <w:divBdr>
            <w:top w:val="none" w:sz="0" w:space="0" w:color="auto"/>
            <w:left w:val="none" w:sz="0" w:space="0" w:color="auto"/>
            <w:bottom w:val="none" w:sz="0" w:space="0" w:color="auto"/>
            <w:right w:val="none" w:sz="0" w:space="0" w:color="auto"/>
          </w:divBdr>
        </w:div>
      </w:divsChild>
    </w:div>
    <w:div w:id="155805711">
      <w:bodyDiv w:val="1"/>
      <w:marLeft w:val="0"/>
      <w:marRight w:val="0"/>
      <w:marTop w:val="0"/>
      <w:marBottom w:val="0"/>
      <w:divBdr>
        <w:top w:val="none" w:sz="0" w:space="0" w:color="auto"/>
        <w:left w:val="none" w:sz="0" w:space="0" w:color="auto"/>
        <w:bottom w:val="none" w:sz="0" w:space="0" w:color="auto"/>
        <w:right w:val="none" w:sz="0" w:space="0" w:color="auto"/>
      </w:divBdr>
    </w:div>
    <w:div w:id="155927568">
      <w:bodyDiv w:val="1"/>
      <w:marLeft w:val="0"/>
      <w:marRight w:val="0"/>
      <w:marTop w:val="0"/>
      <w:marBottom w:val="0"/>
      <w:divBdr>
        <w:top w:val="none" w:sz="0" w:space="0" w:color="auto"/>
        <w:left w:val="none" w:sz="0" w:space="0" w:color="auto"/>
        <w:bottom w:val="none" w:sz="0" w:space="0" w:color="auto"/>
        <w:right w:val="none" w:sz="0" w:space="0" w:color="auto"/>
      </w:divBdr>
    </w:div>
    <w:div w:id="156046117">
      <w:bodyDiv w:val="1"/>
      <w:marLeft w:val="0"/>
      <w:marRight w:val="0"/>
      <w:marTop w:val="0"/>
      <w:marBottom w:val="0"/>
      <w:divBdr>
        <w:top w:val="none" w:sz="0" w:space="0" w:color="auto"/>
        <w:left w:val="none" w:sz="0" w:space="0" w:color="auto"/>
        <w:bottom w:val="none" w:sz="0" w:space="0" w:color="auto"/>
        <w:right w:val="none" w:sz="0" w:space="0" w:color="auto"/>
      </w:divBdr>
    </w:div>
    <w:div w:id="161355792">
      <w:bodyDiv w:val="1"/>
      <w:marLeft w:val="0"/>
      <w:marRight w:val="0"/>
      <w:marTop w:val="0"/>
      <w:marBottom w:val="0"/>
      <w:divBdr>
        <w:top w:val="none" w:sz="0" w:space="0" w:color="auto"/>
        <w:left w:val="none" w:sz="0" w:space="0" w:color="auto"/>
        <w:bottom w:val="none" w:sz="0" w:space="0" w:color="auto"/>
        <w:right w:val="none" w:sz="0" w:space="0" w:color="auto"/>
      </w:divBdr>
    </w:div>
    <w:div w:id="180290548">
      <w:bodyDiv w:val="1"/>
      <w:marLeft w:val="0"/>
      <w:marRight w:val="0"/>
      <w:marTop w:val="0"/>
      <w:marBottom w:val="0"/>
      <w:divBdr>
        <w:top w:val="none" w:sz="0" w:space="0" w:color="auto"/>
        <w:left w:val="none" w:sz="0" w:space="0" w:color="auto"/>
        <w:bottom w:val="none" w:sz="0" w:space="0" w:color="auto"/>
        <w:right w:val="none" w:sz="0" w:space="0" w:color="auto"/>
      </w:divBdr>
      <w:divsChild>
        <w:div w:id="2041928233">
          <w:marLeft w:val="0"/>
          <w:marRight w:val="0"/>
          <w:marTop w:val="0"/>
          <w:marBottom w:val="0"/>
          <w:divBdr>
            <w:top w:val="none" w:sz="0" w:space="0" w:color="auto"/>
            <w:left w:val="none" w:sz="0" w:space="0" w:color="auto"/>
            <w:bottom w:val="none" w:sz="0" w:space="0" w:color="auto"/>
            <w:right w:val="none" w:sz="0" w:space="0" w:color="auto"/>
          </w:divBdr>
        </w:div>
      </w:divsChild>
    </w:div>
    <w:div w:id="182518946">
      <w:bodyDiv w:val="1"/>
      <w:marLeft w:val="0"/>
      <w:marRight w:val="0"/>
      <w:marTop w:val="0"/>
      <w:marBottom w:val="0"/>
      <w:divBdr>
        <w:top w:val="none" w:sz="0" w:space="0" w:color="auto"/>
        <w:left w:val="none" w:sz="0" w:space="0" w:color="auto"/>
        <w:bottom w:val="none" w:sz="0" w:space="0" w:color="auto"/>
        <w:right w:val="none" w:sz="0" w:space="0" w:color="auto"/>
      </w:divBdr>
      <w:divsChild>
        <w:div w:id="1970473858">
          <w:marLeft w:val="0"/>
          <w:marRight w:val="0"/>
          <w:marTop w:val="0"/>
          <w:marBottom w:val="0"/>
          <w:divBdr>
            <w:top w:val="none" w:sz="0" w:space="0" w:color="auto"/>
            <w:left w:val="none" w:sz="0" w:space="0" w:color="auto"/>
            <w:bottom w:val="none" w:sz="0" w:space="0" w:color="auto"/>
            <w:right w:val="none" w:sz="0" w:space="0" w:color="auto"/>
          </w:divBdr>
        </w:div>
      </w:divsChild>
    </w:div>
    <w:div w:id="235013498">
      <w:bodyDiv w:val="1"/>
      <w:marLeft w:val="0"/>
      <w:marRight w:val="0"/>
      <w:marTop w:val="0"/>
      <w:marBottom w:val="0"/>
      <w:divBdr>
        <w:top w:val="none" w:sz="0" w:space="0" w:color="auto"/>
        <w:left w:val="none" w:sz="0" w:space="0" w:color="auto"/>
        <w:bottom w:val="none" w:sz="0" w:space="0" w:color="auto"/>
        <w:right w:val="none" w:sz="0" w:space="0" w:color="auto"/>
      </w:divBdr>
    </w:div>
    <w:div w:id="279067883">
      <w:bodyDiv w:val="1"/>
      <w:marLeft w:val="0"/>
      <w:marRight w:val="0"/>
      <w:marTop w:val="0"/>
      <w:marBottom w:val="0"/>
      <w:divBdr>
        <w:top w:val="none" w:sz="0" w:space="0" w:color="auto"/>
        <w:left w:val="none" w:sz="0" w:space="0" w:color="auto"/>
        <w:bottom w:val="none" w:sz="0" w:space="0" w:color="auto"/>
        <w:right w:val="none" w:sz="0" w:space="0" w:color="auto"/>
      </w:divBdr>
    </w:div>
    <w:div w:id="296033542">
      <w:bodyDiv w:val="1"/>
      <w:marLeft w:val="0"/>
      <w:marRight w:val="0"/>
      <w:marTop w:val="0"/>
      <w:marBottom w:val="0"/>
      <w:divBdr>
        <w:top w:val="none" w:sz="0" w:space="0" w:color="auto"/>
        <w:left w:val="none" w:sz="0" w:space="0" w:color="auto"/>
        <w:bottom w:val="none" w:sz="0" w:space="0" w:color="auto"/>
        <w:right w:val="none" w:sz="0" w:space="0" w:color="auto"/>
      </w:divBdr>
    </w:div>
    <w:div w:id="298919828">
      <w:bodyDiv w:val="1"/>
      <w:marLeft w:val="0"/>
      <w:marRight w:val="0"/>
      <w:marTop w:val="0"/>
      <w:marBottom w:val="0"/>
      <w:divBdr>
        <w:top w:val="none" w:sz="0" w:space="0" w:color="auto"/>
        <w:left w:val="none" w:sz="0" w:space="0" w:color="auto"/>
        <w:bottom w:val="none" w:sz="0" w:space="0" w:color="auto"/>
        <w:right w:val="none" w:sz="0" w:space="0" w:color="auto"/>
      </w:divBdr>
      <w:divsChild>
        <w:div w:id="1011565693">
          <w:marLeft w:val="0"/>
          <w:marRight w:val="0"/>
          <w:marTop w:val="0"/>
          <w:marBottom w:val="0"/>
          <w:divBdr>
            <w:top w:val="none" w:sz="0" w:space="0" w:color="auto"/>
            <w:left w:val="none" w:sz="0" w:space="0" w:color="auto"/>
            <w:bottom w:val="none" w:sz="0" w:space="0" w:color="auto"/>
            <w:right w:val="none" w:sz="0" w:space="0" w:color="auto"/>
          </w:divBdr>
        </w:div>
      </w:divsChild>
    </w:div>
    <w:div w:id="324817606">
      <w:bodyDiv w:val="1"/>
      <w:marLeft w:val="0"/>
      <w:marRight w:val="0"/>
      <w:marTop w:val="0"/>
      <w:marBottom w:val="0"/>
      <w:divBdr>
        <w:top w:val="none" w:sz="0" w:space="0" w:color="auto"/>
        <w:left w:val="none" w:sz="0" w:space="0" w:color="auto"/>
        <w:bottom w:val="none" w:sz="0" w:space="0" w:color="auto"/>
        <w:right w:val="none" w:sz="0" w:space="0" w:color="auto"/>
      </w:divBdr>
    </w:div>
    <w:div w:id="383019332">
      <w:bodyDiv w:val="1"/>
      <w:marLeft w:val="0"/>
      <w:marRight w:val="0"/>
      <w:marTop w:val="0"/>
      <w:marBottom w:val="0"/>
      <w:divBdr>
        <w:top w:val="none" w:sz="0" w:space="0" w:color="auto"/>
        <w:left w:val="none" w:sz="0" w:space="0" w:color="auto"/>
        <w:bottom w:val="none" w:sz="0" w:space="0" w:color="auto"/>
        <w:right w:val="none" w:sz="0" w:space="0" w:color="auto"/>
      </w:divBdr>
    </w:div>
    <w:div w:id="410473255">
      <w:bodyDiv w:val="1"/>
      <w:marLeft w:val="0"/>
      <w:marRight w:val="0"/>
      <w:marTop w:val="0"/>
      <w:marBottom w:val="0"/>
      <w:divBdr>
        <w:top w:val="none" w:sz="0" w:space="0" w:color="auto"/>
        <w:left w:val="none" w:sz="0" w:space="0" w:color="auto"/>
        <w:bottom w:val="none" w:sz="0" w:space="0" w:color="auto"/>
        <w:right w:val="none" w:sz="0" w:space="0" w:color="auto"/>
      </w:divBdr>
      <w:divsChild>
        <w:div w:id="145166404">
          <w:marLeft w:val="0"/>
          <w:marRight w:val="0"/>
          <w:marTop w:val="0"/>
          <w:marBottom w:val="0"/>
          <w:divBdr>
            <w:top w:val="none" w:sz="0" w:space="0" w:color="auto"/>
            <w:left w:val="none" w:sz="0" w:space="0" w:color="auto"/>
            <w:bottom w:val="none" w:sz="0" w:space="0" w:color="auto"/>
            <w:right w:val="none" w:sz="0" w:space="0" w:color="auto"/>
          </w:divBdr>
        </w:div>
      </w:divsChild>
    </w:div>
    <w:div w:id="454061807">
      <w:bodyDiv w:val="1"/>
      <w:marLeft w:val="0"/>
      <w:marRight w:val="0"/>
      <w:marTop w:val="0"/>
      <w:marBottom w:val="0"/>
      <w:divBdr>
        <w:top w:val="none" w:sz="0" w:space="0" w:color="auto"/>
        <w:left w:val="none" w:sz="0" w:space="0" w:color="auto"/>
        <w:bottom w:val="none" w:sz="0" w:space="0" w:color="auto"/>
        <w:right w:val="none" w:sz="0" w:space="0" w:color="auto"/>
      </w:divBdr>
    </w:div>
    <w:div w:id="457184476">
      <w:bodyDiv w:val="1"/>
      <w:marLeft w:val="0"/>
      <w:marRight w:val="0"/>
      <w:marTop w:val="0"/>
      <w:marBottom w:val="0"/>
      <w:divBdr>
        <w:top w:val="none" w:sz="0" w:space="0" w:color="auto"/>
        <w:left w:val="none" w:sz="0" w:space="0" w:color="auto"/>
        <w:bottom w:val="none" w:sz="0" w:space="0" w:color="auto"/>
        <w:right w:val="none" w:sz="0" w:space="0" w:color="auto"/>
      </w:divBdr>
    </w:div>
    <w:div w:id="457645099">
      <w:bodyDiv w:val="1"/>
      <w:marLeft w:val="0"/>
      <w:marRight w:val="0"/>
      <w:marTop w:val="0"/>
      <w:marBottom w:val="0"/>
      <w:divBdr>
        <w:top w:val="none" w:sz="0" w:space="0" w:color="auto"/>
        <w:left w:val="none" w:sz="0" w:space="0" w:color="auto"/>
        <w:bottom w:val="none" w:sz="0" w:space="0" w:color="auto"/>
        <w:right w:val="none" w:sz="0" w:space="0" w:color="auto"/>
      </w:divBdr>
      <w:divsChild>
        <w:div w:id="505168061">
          <w:marLeft w:val="0"/>
          <w:marRight w:val="0"/>
          <w:marTop w:val="0"/>
          <w:marBottom w:val="150"/>
          <w:divBdr>
            <w:top w:val="none" w:sz="0" w:space="0" w:color="auto"/>
            <w:left w:val="none" w:sz="0" w:space="0" w:color="auto"/>
            <w:bottom w:val="none" w:sz="0" w:space="0" w:color="auto"/>
            <w:right w:val="none" w:sz="0" w:space="0" w:color="auto"/>
          </w:divBdr>
        </w:div>
      </w:divsChild>
    </w:div>
    <w:div w:id="495270904">
      <w:bodyDiv w:val="1"/>
      <w:marLeft w:val="0"/>
      <w:marRight w:val="0"/>
      <w:marTop w:val="0"/>
      <w:marBottom w:val="0"/>
      <w:divBdr>
        <w:top w:val="none" w:sz="0" w:space="0" w:color="auto"/>
        <w:left w:val="none" w:sz="0" w:space="0" w:color="auto"/>
        <w:bottom w:val="none" w:sz="0" w:space="0" w:color="auto"/>
        <w:right w:val="none" w:sz="0" w:space="0" w:color="auto"/>
      </w:divBdr>
    </w:div>
    <w:div w:id="522405151">
      <w:bodyDiv w:val="1"/>
      <w:marLeft w:val="0"/>
      <w:marRight w:val="0"/>
      <w:marTop w:val="0"/>
      <w:marBottom w:val="0"/>
      <w:divBdr>
        <w:top w:val="none" w:sz="0" w:space="0" w:color="auto"/>
        <w:left w:val="none" w:sz="0" w:space="0" w:color="auto"/>
        <w:bottom w:val="none" w:sz="0" w:space="0" w:color="auto"/>
        <w:right w:val="none" w:sz="0" w:space="0" w:color="auto"/>
      </w:divBdr>
      <w:divsChild>
        <w:div w:id="894849691">
          <w:marLeft w:val="0"/>
          <w:marRight w:val="0"/>
          <w:marTop w:val="0"/>
          <w:marBottom w:val="0"/>
          <w:divBdr>
            <w:top w:val="none" w:sz="0" w:space="0" w:color="auto"/>
            <w:left w:val="none" w:sz="0" w:space="0" w:color="auto"/>
            <w:bottom w:val="none" w:sz="0" w:space="0" w:color="auto"/>
            <w:right w:val="none" w:sz="0" w:space="0" w:color="auto"/>
          </w:divBdr>
        </w:div>
      </w:divsChild>
    </w:div>
    <w:div w:id="536042143">
      <w:bodyDiv w:val="1"/>
      <w:marLeft w:val="0"/>
      <w:marRight w:val="0"/>
      <w:marTop w:val="0"/>
      <w:marBottom w:val="0"/>
      <w:divBdr>
        <w:top w:val="none" w:sz="0" w:space="0" w:color="auto"/>
        <w:left w:val="none" w:sz="0" w:space="0" w:color="auto"/>
        <w:bottom w:val="none" w:sz="0" w:space="0" w:color="auto"/>
        <w:right w:val="none" w:sz="0" w:space="0" w:color="auto"/>
      </w:divBdr>
      <w:divsChild>
        <w:div w:id="1389259961">
          <w:marLeft w:val="0"/>
          <w:marRight w:val="0"/>
          <w:marTop w:val="0"/>
          <w:marBottom w:val="0"/>
          <w:divBdr>
            <w:top w:val="none" w:sz="0" w:space="0" w:color="auto"/>
            <w:left w:val="none" w:sz="0" w:space="0" w:color="auto"/>
            <w:bottom w:val="none" w:sz="0" w:space="0" w:color="auto"/>
            <w:right w:val="none" w:sz="0" w:space="0" w:color="auto"/>
          </w:divBdr>
        </w:div>
      </w:divsChild>
    </w:div>
    <w:div w:id="537472523">
      <w:bodyDiv w:val="1"/>
      <w:marLeft w:val="0"/>
      <w:marRight w:val="0"/>
      <w:marTop w:val="0"/>
      <w:marBottom w:val="0"/>
      <w:divBdr>
        <w:top w:val="none" w:sz="0" w:space="0" w:color="auto"/>
        <w:left w:val="none" w:sz="0" w:space="0" w:color="auto"/>
        <w:bottom w:val="none" w:sz="0" w:space="0" w:color="auto"/>
        <w:right w:val="none" w:sz="0" w:space="0" w:color="auto"/>
      </w:divBdr>
    </w:div>
    <w:div w:id="625700390">
      <w:bodyDiv w:val="1"/>
      <w:marLeft w:val="0"/>
      <w:marRight w:val="0"/>
      <w:marTop w:val="0"/>
      <w:marBottom w:val="0"/>
      <w:divBdr>
        <w:top w:val="none" w:sz="0" w:space="0" w:color="auto"/>
        <w:left w:val="none" w:sz="0" w:space="0" w:color="auto"/>
        <w:bottom w:val="none" w:sz="0" w:space="0" w:color="auto"/>
        <w:right w:val="none" w:sz="0" w:space="0" w:color="auto"/>
      </w:divBdr>
    </w:div>
    <w:div w:id="642466968">
      <w:bodyDiv w:val="1"/>
      <w:marLeft w:val="0"/>
      <w:marRight w:val="0"/>
      <w:marTop w:val="0"/>
      <w:marBottom w:val="0"/>
      <w:divBdr>
        <w:top w:val="none" w:sz="0" w:space="0" w:color="auto"/>
        <w:left w:val="none" w:sz="0" w:space="0" w:color="auto"/>
        <w:bottom w:val="none" w:sz="0" w:space="0" w:color="auto"/>
        <w:right w:val="none" w:sz="0" w:space="0" w:color="auto"/>
      </w:divBdr>
    </w:div>
    <w:div w:id="644242297">
      <w:bodyDiv w:val="1"/>
      <w:marLeft w:val="0"/>
      <w:marRight w:val="0"/>
      <w:marTop w:val="0"/>
      <w:marBottom w:val="0"/>
      <w:divBdr>
        <w:top w:val="none" w:sz="0" w:space="0" w:color="auto"/>
        <w:left w:val="none" w:sz="0" w:space="0" w:color="auto"/>
        <w:bottom w:val="none" w:sz="0" w:space="0" w:color="auto"/>
        <w:right w:val="none" w:sz="0" w:space="0" w:color="auto"/>
      </w:divBdr>
      <w:divsChild>
        <w:div w:id="286736346">
          <w:marLeft w:val="0"/>
          <w:marRight w:val="0"/>
          <w:marTop w:val="0"/>
          <w:marBottom w:val="0"/>
          <w:divBdr>
            <w:top w:val="none" w:sz="0" w:space="0" w:color="auto"/>
            <w:left w:val="none" w:sz="0" w:space="0" w:color="auto"/>
            <w:bottom w:val="none" w:sz="0" w:space="0" w:color="auto"/>
            <w:right w:val="none" w:sz="0" w:space="0" w:color="auto"/>
          </w:divBdr>
        </w:div>
      </w:divsChild>
    </w:div>
    <w:div w:id="678703980">
      <w:bodyDiv w:val="1"/>
      <w:marLeft w:val="0"/>
      <w:marRight w:val="0"/>
      <w:marTop w:val="0"/>
      <w:marBottom w:val="0"/>
      <w:divBdr>
        <w:top w:val="none" w:sz="0" w:space="0" w:color="auto"/>
        <w:left w:val="none" w:sz="0" w:space="0" w:color="auto"/>
        <w:bottom w:val="none" w:sz="0" w:space="0" w:color="auto"/>
        <w:right w:val="none" w:sz="0" w:space="0" w:color="auto"/>
      </w:divBdr>
    </w:div>
    <w:div w:id="704253162">
      <w:bodyDiv w:val="1"/>
      <w:marLeft w:val="0"/>
      <w:marRight w:val="0"/>
      <w:marTop w:val="0"/>
      <w:marBottom w:val="0"/>
      <w:divBdr>
        <w:top w:val="none" w:sz="0" w:space="0" w:color="auto"/>
        <w:left w:val="none" w:sz="0" w:space="0" w:color="auto"/>
        <w:bottom w:val="none" w:sz="0" w:space="0" w:color="auto"/>
        <w:right w:val="none" w:sz="0" w:space="0" w:color="auto"/>
      </w:divBdr>
      <w:divsChild>
        <w:div w:id="876162185">
          <w:marLeft w:val="0"/>
          <w:marRight w:val="0"/>
          <w:marTop w:val="0"/>
          <w:marBottom w:val="0"/>
          <w:divBdr>
            <w:top w:val="none" w:sz="0" w:space="0" w:color="auto"/>
            <w:left w:val="none" w:sz="0" w:space="0" w:color="auto"/>
            <w:bottom w:val="none" w:sz="0" w:space="0" w:color="auto"/>
            <w:right w:val="none" w:sz="0" w:space="0" w:color="auto"/>
          </w:divBdr>
        </w:div>
      </w:divsChild>
    </w:div>
    <w:div w:id="764421568">
      <w:bodyDiv w:val="1"/>
      <w:marLeft w:val="0"/>
      <w:marRight w:val="0"/>
      <w:marTop w:val="0"/>
      <w:marBottom w:val="0"/>
      <w:divBdr>
        <w:top w:val="none" w:sz="0" w:space="0" w:color="auto"/>
        <w:left w:val="none" w:sz="0" w:space="0" w:color="auto"/>
        <w:bottom w:val="none" w:sz="0" w:space="0" w:color="auto"/>
        <w:right w:val="none" w:sz="0" w:space="0" w:color="auto"/>
      </w:divBdr>
      <w:divsChild>
        <w:div w:id="269825282">
          <w:marLeft w:val="0"/>
          <w:marRight w:val="0"/>
          <w:marTop w:val="0"/>
          <w:marBottom w:val="0"/>
          <w:divBdr>
            <w:top w:val="none" w:sz="0" w:space="0" w:color="auto"/>
            <w:left w:val="none" w:sz="0" w:space="0" w:color="auto"/>
            <w:bottom w:val="none" w:sz="0" w:space="0" w:color="auto"/>
            <w:right w:val="none" w:sz="0" w:space="0" w:color="auto"/>
          </w:divBdr>
        </w:div>
      </w:divsChild>
    </w:div>
    <w:div w:id="822502465">
      <w:bodyDiv w:val="1"/>
      <w:marLeft w:val="0"/>
      <w:marRight w:val="0"/>
      <w:marTop w:val="0"/>
      <w:marBottom w:val="0"/>
      <w:divBdr>
        <w:top w:val="none" w:sz="0" w:space="0" w:color="auto"/>
        <w:left w:val="none" w:sz="0" w:space="0" w:color="auto"/>
        <w:bottom w:val="none" w:sz="0" w:space="0" w:color="auto"/>
        <w:right w:val="none" w:sz="0" w:space="0" w:color="auto"/>
      </w:divBdr>
    </w:div>
    <w:div w:id="825753953">
      <w:bodyDiv w:val="1"/>
      <w:marLeft w:val="0"/>
      <w:marRight w:val="0"/>
      <w:marTop w:val="0"/>
      <w:marBottom w:val="0"/>
      <w:divBdr>
        <w:top w:val="none" w:sz="0" w:space="0" w:color="auto"/>
        <w:left w:val="none" w:sz="0" w:space="0" w:color="auto"/>
        <w:bottom w:val="none" w:sz="0" w:space="0" w:color="auto"/>
        <w:right w:val="none" w:sz="0" w:space="0" w:color="auto"/>
      </w:divBdr>
    </w:div>
    <w:div w:id="836382647">
      <w:bodyDiv w:val="1"/>
      <w:marLeft w:val="0"/>
      <w:marRight w:val="0"/>
      <w:marTop w:val="0"/>
      <w:marBottom w:val="0"/>
      <w:divBdr>
        <w:top w:val="none" w:sz="0" w:space="0" w:color="auto"/>
        <w:left w:val="none" w:sz="0" w:space="0" w:color="auto"/>
        <w:bottom w:val="none" w:sz="0" w:space="0" w:color="auto"/>
        <w:right w:val="none" w:sz="0" w:space="0" w:color="auto"/>
      </w:divBdr>
    </w:div>
    <w:div w:id="848644749">
      <w:bodyDiv w:val="1"/>
      <w:marLeft w:val="0"/>
      <w:marRight w:val="0"/>
      <w:marTop w:val="0"/>
      <w:marBottom w:val="0"/>
      <w:divBdr>
        <w:top w:val="none" w:sz="0" w:space="0" w:color="auto"/>
        <w:left w:val="none" w:sz="0" w:space="0" w:color="auto"/>
        <w:bottom w:val="none" w:sz="0" w:space="0" w:color="auto"/>
        <w:right w:val="none" w:sz="0" w:space="0" w:color="auto"/>
      </w:divBdr>
    </w:div>
    <w:div w:id="850340406">
      <w:bodyDiv w:val="1"/>
      <w:marLeft w:val="0"/>
      <w:marRight w:val="0"/>
      <w:marTop w:val="0"/>
      <w:marBottom w:val="0"/>
      <w:divBdr>
        <w:top w:val="none" w:sz="0" w:space="0" w:color="auto"/>
        <w:left w:val="none" w:sz="0" w:space="0" w:color="auto"/>
        <w:bottom w:val="none" w:sz="0" w:space="0" w:color="auto"/>
        <w:right w:val="none" w:sz="0" w:space="0" w:color="auto"/>
      </w:divBdr>
    </w:div>
    <w:div w:id="864173360">
      <w:bodyDiv w:val="1"/>
      <w:marLeft w:val="0"/>
      <w:marRight w:val="0"/>
      <w:marTop w:val="0"/>
      <w:marBottom w:val="0"/>
      <w:divBdr>
        <w:top w:val="none" w:sz="0" w:space="0" w:color="auto"/>
        <w:left w:val="none" w:sz="0" w:space="0" w:color="auto"/>
        <w:bottom w:val="none" w:sz="0" w:space="0" w:color="auto"/>
        <w:right w:val="none" w:sz="0" w:space="0" w:color="auto"/>
      </w:divBdr>
      <w:divsChild>
        <w:div w:id="2074421699">
          <w:marLeft w:val="0"/>
          <w:marRight w:val="0"/>
          <w:marTop w:val="0"/>
          <w:marBottom w:val="0"/>
          <w:divBdr>
            <w:top w:val="none" w:sz="0" w:space="0" w:color="auto"/>
            <w:left w:val="none" w:sz="0" w:space="0" w:color="auto"/>
            <w:bottom w:val="none" w:sz="0" w:space="0" w:color="auto"/>
            <w:right w:val="none" w:sz="0" w:space="0" w:color="auto"/>
          </w:divBdr>
        </w:div>
      </w:divsChild>
    </w:div>
    <w:div w:id="881097344">
      <w:bodyDiv w:val="1"/>
      <w:marLeft w:val="0"/>
      <w:marRight w:val="0"/>
      <w:marTop w:val="0"/>
      <w:marBottom w:val="0"/>
      <w:divBdr>
        <w:top w:val="none" w:sz="0" w:space="0" w:color="auto"/>
        <w:left w:val="none" w:sz="0" w:space="0" w:color="auto"/>
        <w:bottom w:val="none" w:sz="0" w:space="0" w:color="auto"/>
        <w:right w:val="none" w:sz="0" w:space="0" w:color="auto"/>
      </w:divBdr>
    </w:div>
    <w:div w:id="898322393">
      <w:bodyDiv w:val="1"/>
      <w:marLeft w:val="0"/>
      <w:marRight w:val="0"/>
      <w:marTop w:val="0"/>
      <w:marBottom w:val="0"/>
      <w:divBdr>
        <w:top w:val="none" w:sz="0" w:space="0" w:color="auto"/>
        <w:left w:val="none" w:sz="0" w:space="0" w:color="auto"/>
        <w:bottom w:val="none" w:sz="0" w:space="0" w:color="auto"/>
        <w:right w:val="none" w:sz="0" w:space="0" w:color="auto"/>
      </w:divBdr>
      <w:divsChild>
        <w:div w:id="923102988">
          <w:marLeft w:val="0"/>
          <w:marRight w:val="0"/>
          <w:marTop w:val="0"/>
          <w:marBottom w:val="0"/>
          <w:divBdr>
            <w:top w:val="none" w:sz="0" w:space="0" w:color="auto"/>
            <w:left w:val="none" w:sz="0" w:space="0" w:color="auto"/>
            <w:bottom w:val="none" w:sz="0" w:space="0" w:color="auto"/>
            <w:right w:val="none" w:sz="0" w:space="0" w:color="auto"/>
          </w:divBdr>
        </w:div>
      </w:divsChild>
    </w:div>
    <w:div w:id="942423056">
      <w:bodyDiv w:val="1"/>
      <w:marLeft w:val="0"/>
      <w:marRight w:val="0"/>
      <w:marTop w:val="0"/>
      <w:marBottom w:val="0"/>
      <w:divBdr>
        <w:top w:val="none" w:sz="0" w:space="0" w:color="auto"/>
        <w:left w:val="none" w:sz="0" w:space="0" w:color="auto"/>
        <w:bottom w:val="none" w:sz="0" w:space="0" w:color="auto"/>
        <w:right w:val="none" w:sz="0" w:space="0" w:color="auto"/>
      </w:divBdr>
      <w:divsChild>
        <w:div w:id="1536575474">
          <w:marLeft w:val="0"/>
          <w:marRight w:val="0"/>
          <w:marTop w:val="0"/>
          <w:marBottom w:val="0"/>
          <w:divBdr>
            <w:top w:val="none" w:sz="0" w:space="0" w:color="auto"/>
            <w:left w:val="none" w:sz="0" w:space="0" w:color="auto"/>
            <w:bottom w:val="none" w:sz="0" w:space="0" w:color="auto"/>
            <w:right w:val="none" w:sz="0" w:space="0" w:color="auto"/>
          </w:divBdr>
        </w:div>
      </w:divsChild>
    </w:div>
    <w:div w:id="945574995">
      <w:bodyDiv w:val="1"/>
      <w:marLeft w:val="0"/>
      <w:marRight w:val="0"/>
      <w:marTop w:val="0"/>
      <w:marBottom w:val="0"/>
      <w:divBdr>
        <w:top w:val="none" w:sz="0" w:space="0" w:color="auto"/>
        <w:left w:val="none" w:sz="0" w:space="0" w:color="auto"/>
        <w:bottom w:val="none" w:sz="0" w:space="0" w:color="auto"/>
        <w:right w:val="none" w:sz="0" w:space="0" w:color="auto"/>
      </w:divBdr>
      <w:divsChild>
        <w:div w:id="1353334319">
          <w:marLeft w:val="0"/>
          <w:marRight w:val="0"/>
          <w:marTop w:val="0"/>
          <w:marBottom w:val="0"/>
          <w:divBdr>
            <w:top w:val="none" w:sz="0" w:space="0" w:color="auto"/>
            <w:left w:val="none" w:sz="0" w:space="0" w:color="auto"/>
            <w:bottom w:val="none" w:sz="0" w:space="0" w:color="auto"/>
            <w:right w:val="none" w:sz="0" w:space="0" w:color="auto"/>
          </w:divBdr>
        </w:div>
      </w:divsChild>
    </w:div>
    <w:div w:id="949698954">
      <w:bodyDiv w:val="1"/>
      <w:marLeft w:val="0"/>
      <w:marRight w:val="0"/>
      <w:marTop w:val="0"/>
      <w:marBottom w:val="0"/>
      <w:divBdr>
        <w:top w:val="none" w:sz="0" w:space="0" w:color="auto"/>
        <w:left w:val="none" w:sz="0" w:space="0" w:color="auto"/>
        <w:bottom w:val="none" w:sz="0" w:space="0" w:color="auto"/>
        <w:right w:val="none" w:sz="0" w:space="0" w:color="auto"/>
      </w:divBdr>
      <w:divsChild>
        <w:div w:id="704014958">
          <w:marLeft w:val="0"/>
          <w:marRight w:val="0"/>
          <w:marTop w:val="0"/>
          <w:marBottom w:val="0"/>
          <w:divBdr>
            <w:top w:val="none" w:sz="0" w:space="0" w:color="auto"/>
            <w:left w:val="none" w:sz="0" w:space="0" w:color="auto"/>
            <w:bottom w:val="none" w:sz="0" w:space="0" w:color="auto"/>
            <w:right w:val="none" w:sz="0" w:space="0" w:color="auto"/>
          </w:divBdr>
        </w:div>
      </w:divsChild>
    </w:div>
    <w:div w:id="960765015">
      <w:bodyDiv w:val="1"/>
      <w:marLeft w:val="0"/>
      <w:marRight w:val="0"/>
      <w:marTop w:val="0"/>
      <w:marBottom w:val="0"/>
      <w:divBdr>
        <w:top w:val="none" w:sz="0" w:space="0" w:color="auto"/>
        <w:left w:val="none" w:sz="0" w:space="0" w:color="auto"/>
        <w:bottom w:val="none" w:sz="0" w:space="0" w:color="auto"/>
        <w:right w:val="none" w:sz="0" w:space="0" w:color="auto"/>
      </w:divBdr>
      <w:divsChild>
        <w:div w:id="1695689789">
          <w:marLeft w:val="0"/>
          <w:marRight w:val="0"/>
          <w:marTop w:val="0"/>
          <w:marBottom w:val="0"/>
          <w:divBdr>
            <w:top w:val="none" w:sz="0" w:space="0" w:color="auto"/>
            <w:left w:val="none" w:sz="0" w:space="0" w:color="auto"/>
            <w:bottom w:val="none" w:sz="0" w:space="0" w:color="auto"/>
            <w:right w:val="none" w:sz="0" w:space="0" w:color="auto"/>
          </w:divBdr>
        </w:div>
      </w:divsChild>
    </w:div>
    <w:div w:id="1007635997">
      <w:bodyDiv w:val="1"/>
      <w:marLeft w:val="0"/>
      <w:marRight w:val="0"/>
      <w:marTop w:val="0"/>
      <w:marBottom w:val="0"/>
      <w:divBdr>
        <w:top w:val="none" w:sz="0" w:space="0" w:color="auto"/>
        <w:left w:val="none" w:sz="0" w:space="0" w:color="auto"/>
        <w:bottom w:val="none" w:sz="0" w:space="0" w:color="auto"/>
        <w:right w:val="none" w:sz="0" w:space="0" w:color="auto"/>
      </w:divBdr>
    </w:div>
    <w:div w:id="1013873201">
      <w:bodyDiv w:val="1"/>
      <w:marLeft w:val="0"/>
      <w:marRight w:val="0"/>
      <w:marTop w:val="0"/>
      <w:marBottom w:val="0"/>
      <w:divBdr>
        <w:top w:val="none" w:sz="0" w:space="0" w:color="auto"/>
        <w:left w:val="none" w:sz="0" w:space="0" w:color="auto"/>
        <w:bottom w:val="none" w:sz="0" w:space="0" w:color="auto"/>
        <w:right w:val="none" w:sz="0" w:space="0" w:color="auto"/>
      </w:divBdr>
      <w:divsChild>
        <w:div w:id="1494644219">
          <w:marLeft w:val="0"/>
          <w:marRight w:val="0"/>
          <w:marTop w:val="0"/>
          <w:marBottom w:val="0"/>
          <w:divBdr>
            <w:top w:val="none" w:sz="0" w:space="0" w:color="auto"/>
            <w:left w:val="none" w:sz="0" w:space="0" w:color="auto"/>
            <w:bottom w:val="none" w:sz="0" w:space="0" w:color="auto"/>
            <w:right w:val="none" w:sz="0" w:space="0" w:color="auto"/>
          </w:divBdr>
        </w:div>
      </w:divsChild>
    </w:div>
    <w:div w:id="1064714487">
      <w:bodyDiv w:val="1"/>
      <w:marLeft w:val="0"/>
      <w:marRight w:val="0"/>
      <w:marTop w:val="0"/>
      <w:marBottom w:val="0"/>
      <w:divBdr>
        <w:top w:val="none" w:sz="0" w:space="0" w:color="auto"/>
        <w:left w:val="none" w:sz="0" w:space="0" w:color="auto"/>
        <w:bottom w:val="none" w:sz="0" w:space="0" w:color="auto"/>
        <w:right w:val="none" w:sz="0" w:space="0" w:color="auto"/>
      </w:divBdr>
    </w:div>
    <w:div w:id="1101071199">
      <w:bodyDiv w:val="1"/>
      <w:marLeft w:val="0"/>
      <w:marRight w:val="0"/>
      <w:marTop w:val="0"/>
      <w:marBottom w:val="0"/>
      <w:divBdr>
        <w:top w:val="none" w:sz="0" w:space="0" w:color="auto"/>
        <w:left w:val="none" w:sz="0" w:space="0" w:color="auto"/>
        <w:bottom w:val="none" w:sz="0" w:space="0" w:color="auto"/>
        <w:right w:val="none" w:sz="0" w:space="0" w:color="auto"/>
      </w:divBdr>
      <w:divsChild>
        <w:div w:id="295841957">
          <w:marLeft w:val="0"/>
          <w:marRight w:val="0"/>
          <w:marTop w:val="0"/>
          <w:marBottom w:val="0"/>
          <w:divBdr>
            <w:top w:val="none" w:sz="0" w:space="0" w:color="auto"/>
            <w:left w:val="none" w:sz="0" w:space="0" w:color="auto"/>
            <w:bottom w:val="none" w:sz="0" w:space="0" w:color="auto"/>
            <w:right w:val="none" w:sz="0" w:space="0" w:color="auto"/>
          </w:divBdr>
        </w:div>
      </w:divsChild>
    </w:div>
    <w:div w:id="1108159987">
      <w:bodyDiv w:val="1"/>
      <w:marLeft w:val="0"/>
      <w:marRight w:val="0"/>
      <w:marTop w:val="0"/>
      <w:marBottom w:val="0"/>
      <w:divBdr>
        <w:top w:val="none" w:sz="0" w:space="0" w:color="auto"/>
        <w:left w:val="none" w:sz="0" w:space="0" w:color="auto"/>
        <w:bottom w:val="none" w:sz="0" w:space="0" w:color="auto"/>
        <w:right w:val="none" w:sz="0" w:space="0" w:color="auto"/>
      </w:divBdr>
    </w:div>
    <w:div w:id="1144617042">
      <w:bodyDiv w:val="1"/>
      <w:marLeft w:val="0"/>
      <w:marRight w:val="0"/>
      <w:marTop w:val="0"/>
      <w:marBottom w:val="0"/>
      <w:divBdr>
        <w:top w:val="none" w:sz="0" w:space="0" w:color="auto"/>
        <w:left w:val="none" w:sz="0" w:space="0" w:color="auto"/>
        <w:bottom w:val="none" w:sz="0" w:space="0" w:color="auto"/>
        <w:right w:val="none" w:sz="0" w:space="0" w:color="auto"/>
      </w:divBdr>
    </w:div>
    <w:div w:id="1177698620">
      <w:bodyDiv w:val="1"/>
      <w:marLeft w:val="0"/>
      <w:marRight w:val="0"/>
      <w:marTop w:val="0"/>
      <w:marBottom w:val="0"/>
      <w:divBdr>
        <w:top w:val="none" w:sz="0" w:space="0" w:color="auto"/>
        <w:left w:val="none" w:sz="0" w:space="0" w:color="auto"/>
        <w:bottom w:val="none" w:sz="0" w:space="0" w:color="auto"/>
        <w:right w:val="none" w:sz="0" w:space="0" w:color="auto"/>
      </w:divBdr>
      <w:divsChild>
        <w:div w:id="893808056">
          <w:marLeft w:val="0"/>
          <w:marRight w:val="0"/>
          <w:marTop w:val="0"/>
          <w:marBottom w:val="0"/>
          <w:divBdr>
            <w:top w:val="none" w:sz="0" w:space="0" w:color="auto"/>
            <w:left w:val="none" w:sz="0" w:space="0" w:color="auto"/>
            <w:bottom w:val="none" w:sz="0" w:space="0" w:color="auto"/>
            <w:right w:val="none" w:sz="0" w:space="0" w:color="auto"/>
          </w:divBdr>
        </w:div>
      </w:divsChild>
    </w:div>
    <w:div w:id="1230842015">
      <w:bodyDiv w:val="1"/>
      <w:marLeft w:val="0"/>
      <w:marRight w:val="0"/>
      <w:marTop w:val="0"/>
      <w:marBottom w:val="0"/>
      <w:divBdr>
        <w:top w:val="none" w:sz="0" w:space="0" w:color="auto"/>
        <w:left w:val="none" w:sz="0" w:space="0" w:color="auto"/>
        <w:bottom w:val="none" w:sz="0" w:space="0" w:color="auto"/>
        <w:right w:val="none" w:sz="0" w:space="0" w:color="auto"/>
      </w:divBdr>
    </w:div>
    <w:div w:id="1245727044">
      <w:bodyDiv w:val="1"/>
      <w:marLeft w:val="0"/>
      <w:marRight w:val="0"/>
      <w:marTop w:val="0"/>
      <w:marBottom w:val="0"/>
      <w:divBdr>
        <w:top w:val="none" w:sz="0" w:space="0" w:color="auto"/>
        <w:left w:val="none" w:sz="0" w:space="0" w:color="auto"/>
        <w:bottom w:val="none" w:sz="0" w:space="0" w:color="auto"/>
        <w:right w:val="none" w:sz="0" w:space="0" w:color="auto"/>
      </w:divBdr>
    </w:div>
    <w:div w:id="1407145205">
      <w:bodyDiv w:val="1"/>
      <w:marLeft w:val="0"/>
      <w:marRight w:val="0"/>
      <w:marTop w:val="0"/>
      <w:marBottom w:val="0"/>
      <w:divBdr>
        <w:top w:val="none" w:sz="0" w:space="0" w:color="auto"/>
        <w:left w:val="none" w:sz="0" w:space="0" w:color="auto"/>
        <w:bottom w:val="none" w:sz="0" w:space="0" w:color="auto"/>
        <w:right w:val="none" w:sz="0" w:space="0" w:color="auto"/>
      </w:divBdr>
    </w:div>
    <w:div w:id="1448504189">
      <w:bodyDiv w:val="1"/>
      <w:marLeft w:val="0"/>
      <w:marRight w:val="0"/>
      <w:marTop w:val="0"/>
      <w:marBottom w:val="0"/>
      <w:divBdr>
        <w:top w:val="none" w:sz="0" w:space="0" w:color="auto"/>
        <w:left w:val="none" w:sz="0" w:space="0" w:color="auto"/>
        <w:bottom w:val="none" w:sz="0" w:space="0" w:color="auto"/>
        <w:right w:val="none" w:sz="0" w:space="0" w:color="auto"/>
      </w:divBdr>
    </w:div>
    <w:div w:id="1472752075">
      <w:bodyDiv w:val="1"/>
      <w:marLeft w:val="0"/>
      <w:marRight w:val="0"/>
      <w:marTop w:val="0"/>
      <w:marBottom w:val="0"/>
      <w:divBdr>
        <w:top w:val="none" w:sz="0" w:space="0" w:color="auto"/>
        <w:left w:val="none" w:sz="0" w:space="0" w:color="auto"/>
        <w:bottom w:val="none" w:sz="0" w:space="0" w:color="auto"/>
        <w:right w:val="none" w:sz="0" w:space="0" w:color="auto"/>
      </w:divBdr>
    </w:div>
    <w:div w:id="1489899972">
      <w:bodyDiv w:val="1"/>
      <w:marLeft w:val="0"/>
      <w:marRight w:val="0"/>
      <w:marTop w:val="0"/>
      <w:marBottom w:val="0"/>
      <w:divBdr>
        <w:top w:val="none" w:sz="0" w:space="0" w:color="auto"/>
        <w:left w:val="none" w:sz="0" w:space="0" w:color="auto"/>
        <w:bottom w:val="none" w:sz="0" w:space="0" w:color="auto"/>
        <w:right w:val="none" w:sz="0" w:space="0" w:color="auto"/>
      </w:divBdr>
      <w:divsChild>
        <w:div w:id="952057903">
          <w:marLeft w:val="0"/>
          <w:marRight w:val="0"/>
          <w:marTop w:val="0"/>
          <w:marBottom w:val="0"/>
          <w:divBdr>
            <w:top w:val="none" w:sz="0" w:space="0" w:color="auto"/>
            <w:left w:val="none" w:sz="0" w:space="0" w:color="auto"/>
            <w:bottom w:val="none" w:sz="0" w:space="0" w:color="auto"/>
            <w:right w:val="none" w:sz="0" w:space="0" w:color="auto"/>
          </w:divBdr>
          <w:divsChild>
            <w:div w:id="6063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7521">
      <w:bodyDiv w:val="1"/>
      <w:marLeft w:val="0"/>
      <w:marRight w:val="0"/>
      <w:marTop w:val="0"/>
      <w:marBottom w:val="0"/>
      <w:divBdr>
        <w:top w:val="none" w:sz="0" w:space="0" w:color="auto"/>
        <w:left w:val="none" w:sz="0" w:space="0" w:color="auto"/>
        <w:bottom w:val="none" w:sz="0" w:space="0" w:color="auto"/>
        <w:right w:val="none" w:sz="0" w:space="0" w:color="auto"/>
      </w:divBdr>
      <w:divsChild>
        <w:div w:id="2171482">
          <w:marLeft w:val="0"/>
          <w:marRight w:val="0"/>
          <w:marTop w:val="0"/>
          <w:marBottom w:val="0"/>
          <w:divBdr>
            <w:top w:val="none" w:sz="0" w:space="0" w:color="auto"/>
            <w:left w:val="none" w:sz="0" w:space="0" w:color="auto"/>
            <w:bottom w:val="none" w:sz="0" w:space="0" w:color="auto"/>
            <w:right w:val="none" w:sz="0" w:space="0" w:color="auto"/>
          </w:divBdr>
        </w:div>
      </w:divsChild>
    </w:div>
    <w:div w:id="1565752495">
      <w:bodyDiv w:val="1"/>
      <w:marLeft w:val="0"/>
      <w:marRight w:val="0"/>
      <w:marTop w:val="0"/>
      <w:marBottom w:val="0"/>
      <w:divBdr>
        <w:top w:val="none" w:sz="0" w:space="0" w:color="auto"/>
        <w:left w:val="none" w:sz="0" w:space="0" w:color="auto"/>
        <w:bottom w:val="none" w:sz="0" w:space="0" w:color="auto"/>
        <w:right w:val="none" w:sz="0" w:space="0" w:color="auto"/>
      </w:divBdr>
      <w:divsChild>
        <w:div w:id="2062749766">
          <w:marLeft w:val="0"/>
          <w:marRight w:val="0"/>
          <w:marTop w:val="0"/>
          <w:marBottom w:val="0"/>
          <w:divBdr>
            <w:top w:val="none" w:sz="0" w:space="0" w:color="auto"/>
            <w:left w:val="none" w:sz="0" w:space="0" w:color="auto"/>
            <w:bottom w:val="none" w:sz="0" w:space="0" w:color="auto"/>
            <w:right w:val="none" w:sz="0" w:space="0" w:color="auto"/>
          </w:divBdr>
        </w:div>
      </w:divsChild>
    </w:div>
    <w:div w:id="1647583650">
      <w:bodyDiv w:val="1"/>
      <w:marLeft w:val="0"/>
      <w:marRight w:val="0"/>
      <w:marTop w:val="0"/>
      <w:marBottom w:val="0"/>
      <w:divBdr>
        <w:top w:val="none" w:sz="0" w:space="0" w:color="auto"/>
        <w:left w:val="none" w:sz="0" w:space="0" w:color="auto"/>
        <w:bottom w:val="none" w:sz="0" w:space="0" w:color="auto"/>
        <w:right w:val="none" w:sz="0" w:space="0" w:color="auto"/>
      </w:divBdr>
      <w:divsChild>
        <w:div w:id="1860506668">
          <w:marLeft w:val="0"/>
          <w:marRight w:val="0"/>
          <w:marTop w:val="0"/>
          <w:marBottom w:val="0"/>
          <w:divBdr>
            <w:top w:val="none" w:sz="0" w:space="0" w:color="auto"/>
            <w:left w:val="none" w:sz="0" w:space="0" w:color="auto"/>
            <w:bottom w:val="none" w:sz="0" w:space="0" w:color="auto"/>
            <w:right w:val="none" w:sz="0" w:space="0" w:color="auto"/>
          </w:divBdr>
        </w:div>
      </w:divsChild>
    </w:div>
    <w:div w:id="1717197590">
      <w:bodyDiv w:val="1"/>
      <w:marLeft w:val="0"/>
      <w:marRight w:val="0"/>
      <w:marTop w:val="0"/>
      <w:marBottom w:val="0"/>
      <w:divBdr>
        <w:top w:val="none" w:sz="0" w:space="0" w:color="auto"/>
        <w:left w:val="none" w:sz="0" w:space="0" w:color="auto"/>
        <w:bottom w:val="none" w:sz="0" w:space="0" w:color="auto"/>
        <w:right w:val="none" w:sz="0" w:space="0" w:color="auto"/>
      </w:divBdr>
    </w:div>
    <w:div w:id="1787314265">
      <w:bodyDiv w:val="1"/>
      <w:marLeft w:val="0"/>
      <w:marRight w:val="0"/>
      <w:marTop w:val="0"/>
      <w:marBottom w:val="0"/>
      <w:divBdr>
        <w:top w:val="none" w:sz="0" w:space="0" w:color="auto"/>
        <w:left w:val="none" w:sz="0" w:space="0" w:color="auto"/>
        <w:bottom w:val="none" w:sz="0" w:space="0" w:color="auto"/>
        <w:right w:val="none" w:sz="0" w:space="0" w:color="auto"/>
      </w:divBdr>
      <w:divsChild>
        <w:div w:id="576401944">
          <w:marLeft w:val="0"/>
          <w:marRight w:val="0"/>
          <w:marTop w:val="0"/>
          <w:marBottom w:val="0"/>
          <w:divBdr>
            <w:top w:val="none" w:sz="0" w:space="0" w:color="auto"/>
            <w:left w:val="none" w:sz="0" w:space="0" w:color="auto"/>
            <w:bottom w:val="none" w:sz="0" w:space="0" w:color="auto"/>
            <w:right w:val="none" w:sz="0" w:space="0" w:color="auto"/>
          </w:divBdr>
        </w:div>
      </w:divsChild>
    </w:div>
    <w:div w:id="1798986719">
      <w:bodyDiv w:val="1"/>
      <w:marLeft w:val="0"/>
      <w:marRight w:val="0"/>
      <w:marTop w:val="0"/>
      <w:marBottom w:val="0"/>
      <w:divBdr>
        <w:top w:val="none" w:sz="0" w:space="0" w:color="auto"/>
        <w:left w:val="none" w:sz="0" w:space="0" w:color="auto"/>
        <w:bottom w:val="none" w:sz="0" w:space="0" w:color="auto"/>
        <w:right w:val="none" w:sz="0" w:space="0" w:color="auto"/>
      </w:divBdr>
      <w:divsChild>
        <w:div w:id="1683123133">
          <w:marLeft w:val="0"/>
          <w:marRight w:val="0"/>
          <w:marTop w:val="0"/>
          <w:marBottom w:val="0"/>
          <w:divBdr>
            <w:top w:val="none" w:sz="0" w:space="0" w:color="auto"/>
            <w:left w:val="none" w:sz="0" w:space="0" w:color="auto"/>
            <w:bottom w:val="none" w:sz="0" w:space="0" w:color="auto"/>
            <w:right w:val="none" w:sz="0" w:space="0" w:color="auto"/>
          </w:divBdr>
          <w:divsChild>
            <w:div w:id="12202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7642">
      <w:bodyDiv w:val="1"/>
      <w:marLeft w:val="0"/>
      <w:marRight w:val="0"/>
      <w:marTop w:val="0"/>
      <w:marBottom w:val="0"/>
      <w:divBdr>
        <w:top w:val="none" w:sz="0" w:space="0" w:color="auto"/>
        <w:left w:val="none" w:sz="0" w:space="0" w:color="auto"/>
        <w:bottom w:val="none" w:sz="0" w:space="0" w:color="auto"/>
        <w:right w:val="none" w:sz="0" w:space="0" w:color="auto"/>
      </w:divBdr>
      <w:divsChild>
        <w:div w:id="1751921917">
          <w:marLeft w:val="0"/>
          <w:marRight w:val="0"/>
          <w:marTop w:val="0"/>
          <w:marBottom w:val="0"/>
          <w:divBdr>
            <w:top w:val="none" w:sz="0" w:space="0" w:color="auto"/>
            <w:left w:val="none" w:sz="0" w:space="0" w:color="auto"/>
            <w:bottom w:val="none" w:sz="0" w:space="0" w:color="auto"/>
            <w:right w:val="none" w:sz="0" w:space="0" w:color="auto"/>
          </w:divBdr>
        </w:div>
      </w:divsChild>
    </w:div>
    <w:div w:id="1865090844">
      <w:bodyDiv w:val="1"/>
      <w:marLeft w:val="0"/>
      <w:marRight w:val="0"/>
      <w:marTop w:val="0"/>
      <w:marBottom w:val="0"/>
      <w:divBdr>
        <w:top w:val="none" w:sz="0" w:space="0" w:color="auto"/>
        <w:left w:val="none" w:sz="0" w:space="0" w:color="auto"/>
        <w:bottom w:val="none" w:sz="0" w:space="0" w:color="auto"/>
        <w:right w:val="none" w:sz="0" w:space="0" w:color="auto"/>
      </w:divBdr>
    </w:div>
    <w:div w:id="1930191261">
      <w:bodyDiv w:val="1"/>
      <w:marLeft w:val="0"/>
      <w:marRight w:val="0"/>
      <w:marTop w:val="0"/>
      <w:marBottom w:val="0"/>
      <w:divBdr>
        <w:top w:val="none" w:sz="0" w:space="0" w:color="auto"/>
        <w:left w:val="none" w:sz="0" w:space="0" w:color="auto"/>
        <w:bottom w:val="none" w:sz="0" w:space="0" w:color="auto"/>
        <w:right w:val="none" w:sz="0" w:space="0" w:color="auto"/>
      </w:divBdr>
      <w:divsChild>
        <w:div w:id="343361837">
          <w:marLeft w:val="0"/>
          <w:marRight w:val="0"/>
          <w:marTop w:val="0"/>
          <w:marBottom w:val="0"/>
          <w:divBdr>
            <w:top w:val="none" w:sz="0" w:space="0" w:color="auto"/>
            <w:left w:val="none" w:sz="0" w:space="0" w:color="auto"/>
            <w:bottom w:val="none" w:sz="0" w:space="0" w:color="auto"/>
            <w:right w:val="none" w:sz="0" w:space="0" w:color="auto"/>
          </w:divBdr>
        </w:div>
      </w:divsChild>
    </w:div>
    <w:div w:id="2008095994">
      <w:bodyDiv w:val="1"/>
      <w:marLeft w:val="0"/>
      <w:marRight w:val="0"/>
      <w:marTop w:val="0"/>
      <w:marBottom w:val="0"/>
      <w:divBdr>
        <w:top w:val="none" w:sz="0" w:space="0" w:color="auto"/>
        <w:left w:val="none" w:sz="0" w:space="0" w:color="auto"/>
        <w:bottom w:val="none" w:sz="0" w:space="0" w:color="auto"/>
        <w:right w:val="none" w:sz="0" w:space="0" w:color="auto"/>
      </w:divBdr>
    </w:div>
    <w:div w:id="2019767430">
      <w:bodyDiv w:val="1"/>
      <w:marLeft w:val="0"/>
      <w:marRight w:val="0"/>
      <w:marTop w:val="0"/>
      <w:marBottom w:val="0"/>
      <w:divBdr>
        <w:top w:val="none" w:sz="0" w:space="0" w:color="auto"/>
        <w:left w:val="none" w:sz="0" w:space="0" w:color="auto"/>
        <w:bottom w:val="none" w:sz="0" w:space="0" w:color="auto"/>
        <w:right w:val="none" w:sz="0" w:space="0" w:color="auto"/>
      </w:divBdr>
    </w:div>
    <w:div w:id="202698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35/cropsci2003.2083" TargetMode="External"/><Relationship Id="rId21" Type="http://schemas.openxmlformats.org/officeDocument/2006/relationships/hyperlink" Target="https://doi.org/10.4296/cwrj209" TargetMode="External"/><Relationship Id="rId42" Type="http://schemas.openxmlformats.org/officeDocument/2006/relationships/hyperlink" Target="https://doi.org/10.2134/agronj1979.00021962007100040004x" TargetMode="External"/><Relationship Id="rId47" Type="http://schemas.openxmlformats.org/officeDocument/2006/relationships/hyperlink" Target="https://doi.org/10.1016/j.agrformet.2014.08.016" TargetMode="External"/><Relationship Id="rId63" Type="http://schemas.openxmlformats.org/officeDocument/2006/relationships/hyperlink" Target="https://doi.org/10.3906/tar-0807-26" TargetMode="External"/><Relationship Id="rId68" Type="http://schemas.openxmlformats.org/officeDocument/2006/relationships/hyperlink" Target="https://doi.org/10.1016/j.fcr.2006.07.010" TargetMode="External"/><Relationship Id="rId16" Type="http://schemas.openxmlformats.org/officeDocument/2006/relationships/chart" Target="charts/chart1.xml"/><Relationship Id="rId11" Type="http://schemas.microsoft.com/office/2018/08/relationships/commentsExtensible" Target="commentsExtensible.xml"/><Relationship Id="rId24" Type="http://schemas.openxmlformats.org/officeDocument/2006/relationships/hyperlink" Target="https://doi.org/10.2135/cropsci2004.0602" TargetMode="External"/><Relationship Id="rId32" Type="http://schemas.openxmlformats.org/officeDocument/2006/relationships/hyperlink" Target="https://www.cabidigitallibrary.org/action/doSearch?do=Journal+of+the+Australian+Institute+of+Agricultural+Science" TargetMode="External"/><Relationship Id="rId37" Type="http://schemas.openxmlformats.org/officeDocument/2006/relationships/hyperlink" Target="https://doi.org/10.1016/j.agwat.2016.07.008" TargetMode="External"/><Relationship Id="rId40" Type="http://schemas.openxmlformats.org/officeDocument/2006/relationships/hyperlink" Target="https://acsess.onlinelibrary.wiley.com/authored-by/Johnson/D.+R." TargetMode="External"/><Relationship Id="rId45" Type="http://schemas.openxmlformats.org/officeDocument/2006/relationships/hyperlink" Target="https://doi.org/10.1093/jxb/eru187" TargetMode="External"/><Relationship Id="rId53" Type="http://schemas.openxmlformats.org/officeDocument/2006/relationships/hyperlink" Target="https://www.researchgate.net/journal/Advances-in-Environmental-Biology-1998-1066?_tp=eyJjb250ZXh0Ijp7ImZpcnN0UGFnZSI6InB1YmxpY2F0aW9uIiwicGFnZSI6InB1YmxpY2F0aW9uIn19" TargetMode="External"/><Relationship Id="rId58" Type="http://schemas.openxmlformats.org/officeDocument/2006/relationships/hyperlink" Target="https://doi.org/10.2135/cropsci2012.03.0157" TargetMode="External"/><Relationship Id="rId66" Type="http://schemas.openxmlformats.org/officeDocument/2006/relationships/hyperlink" Target="https://doi.org/10.1016/j.fcr.2013.07.021"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journals.tubitak.gov.tr/do/search/?q=author%3A%22ABDURRAH%C4%B0M%20TANJU%20G%C3%96KSOY%22&amp;start=0&amp;context=26838904" TargetMode="External"/><Relationship Id="rId19" Type="http://schemas.openxmlformats.org/officeDocument/2006/relationships/hyperlink" Target="https://doi.org/10.1016/j.heliyon.2024.e38097" TargetMode="External"/><Relationship Id="rId14" Type="http://schemas.openxmlformats.org/officeDocument/2006/relationships/image" Target="media/image2.tiff"/><Relationship Id="rId22" Type="http://schemas.openxmlformats.org/officeDocument/2006/relationships/hyperlink" Target="https://doi.org/10.1080/15427520802042937" TargetMode="External"/><Relationship Id="rId27" Type="http://schemas.openxmlformats.org/officeDocument/2006/relationships/hyperlink" Target="https://doi.org/10.1093/plphys/kiad611" TargetMode="External"/><Relationship Id="rId30" Type="http://schemas.openxmlformats.org/officeDocument/2006/relationships/hyperlink" Target="https://doi.org/10.1016/j.Plant%20Science.2011.05.015" TargetMode="External"/><Relationship Id="rId35" Type="http://schemas.openxmlformats.org/officeDocument/2006/relationships/hyperlink" Target="https://doi.org/10.1016/0378-4290(91)90023-O" TargetMode="External"/><Relationship Id="rId43" Type="http://schemas.openxmlformats.org/officeDocument/2006/relationships/hyperlink" Target="https://doi.org/10.2134/agronj1997.00021962008900030014x" TargetMode="External"/><Relationship Id="rId48" Type="http://schemas.openxmlformats.org/officeDocument/2006/relationships/hyperlink" Target="https://doi.org/10.2135/cropsci2001.412391x" TargetMode="External"/><Relationship Id="rId56" Type="http://schemas.openxmlformats.org/officeDocument/2006/relationships/hyperlink" Target="https://doi.org/10.2135/cropsci2013.09.0618" TargetMode="External"/><Relationship Id="rId64" Type="http://schemas.openxmlformats.org/officeDocument/2006/relationships/hyperlink" Target="https://doi.org/10.2135/cropsci1989.0011183X002900010023x" TargetMode="External"/><Relationship Id="rId69" Type="http://schemas.openxmlformats.org/officeDocument/2006/relationships/hyperlink" Target="https://doi.org/10.1038/s41598-021-04043-8" TargetMode="External"/><Relationship Id="rId77"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www.bepls.com" TargetMode="External"/><Relationship Id="rId72" Type="http://schemas.openxmlformats.org/officeDocument/2006/relationships/hyperlink" Target="https://doi.org/10.1016/j.fcr.2021.108426" TargetMode="External"/><Relationship Id="rId3" Type="http://schemas.openxmlformats.org/officeDocument/2006/relationships/styles" Target="styles.xml"/><Relationship Id="rId12" Type="http://schemas.openxmlformats.org/officeDocument/2006/relationships/hyperlink" Target="https://www.tandfonline.com/doi/full/10.1080/1343943X.2025.2452289" TargetMode="External"/><Relationship Id="rId17" Type="http://schemas.openxmlformats.org/officeDocument/2006/relationships/hyperlink" Target="https://link.springer.com/article/10.1007/s11104-017-3279-9" TargetMode="External"/><Relationship Id="rId25" Type="http://schemas.openxmlformats.org/officeDocument/2006/relationships/hyperlink" Target="https://doi.org/10.2480/agrmet.469" TargetMode="External"/><Relationship Id="rId33" Type="http://schemas.openxmlformats.org/officeDocument/2006/relationships/hyperlink" Target="https://doi.org/10.2135/cropsci1988.0011183X002800060023x" TargetMode="External"/><Relationship Id="rId38" Type="http://schemas.openxmlformats.org/officeDocument/2006/relationships/hyperlink" Target="https://doi.org/10.1016/j.eja.2019.125962" TargetMode="External"/><Relationship Id="rId46" Type="http://schemas.openxmlformats.org/officeDocument/2006/relationships/hyperlink" Target="https://doi.org/10.1016/j.egypro.2015.01.023" TargetMode="External"/><Relationship Id="rId59" Type="http://schemas.openxmlformats.org/officeDocument/2006/relationships/hyperlink" Target="https://doi.org/10.2135/cropsci1966.0011183X000600010017x" TargetMode="External"/><Relationship Id="rId67" Type="http://schemas.openxmlformats.org/officeDocument/2006/relationships/hyperlink" Target="https://doi.org/10.1016/j.fcr.2020.107717" TargetMode="External"/><Relationship Id="rId20" Type="http://schemas.openxmlformats.org/officeDocument/2006/relationships/hyperlink" Target="https://doi.org/10.2134/agronj1978.00021962007000030026x" TargetMode="External"/><Relationship Id="rId41" Type="http://schemas.openxmlformats.org/officeDocument/2006/relationships/hyperlink" Target="https://acsess.onlinelibrary.wiley.com/authored-by/Major/D.+J." TargetMode="External"/><Relationship Id="rId54" Type="http://schemas.openxmlformats.org/officeDocument/2006/relationships/hyperlink" Target="https://doi.org/10.3390/plants11030298" TargetMode="External"/><Relationship Id="rId62" Type="http://schemas.openxmlformats.org/officeDocument/2006/relationships/hyperlink" Target="https://journals.tubitak.gov.tr/do/search/?q=author%3A%22ZEK%C4%B0%20MET%C4%B0N%20TURAN%22&amp;start=0&amp;context=26838904" TargetMode="External"/><Relationship Id="rId70" Type="http://schemas.openxmlformats.org/officeDocument/2006/relationships/hyperlink" Target="https://doi.org/10.1016/S0065-2113(10)05005-4"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tiff"/><Relationship Id="rId23" Type="http://schemas.openxmlformats.org/officeDocument/2006/relationships/hyperlink" Target="https://doi.org/10.2134/agronj14.0435" TargetMode="External"/><Relationship Id="rId28" Type="http://schemas.openxmlformats.org/officeDocument/2006/relationships/hyperlink" Target="https://doi.org/10.1016/j.fcr.2024.109662" TargetMode="External"/><Relationship Id="rId36" Type="http://schemas.openxmlformats.org/officeDocument/2006/relationships/hyperlink" Target="https://doi.org/10.1016/j.agwat.2010.01.030" TargetMode="External"/><Relationship Id="rId49" Type="http://schemas.openxmlformats.org/officeDocument/2006/relationships/hyperlink" Target="https://doi.org/10.1016/j.biosystemseng.2011.05.005" TargetMode="External"/><Relationship Id="rId57" Type="http://schemas.openxmlformats.org/officeDocument/2006/relationships/hyperlink" Target="https://doi.org/10.2135/cropsci2013.06.0428" TargetMode="External"/><Relationship Id="rId10" Type="http://schemas.microsoft.com/office/2016/09/relationships/commentsIds" Target="commentsIds.xml"/><Relationship Id="rId31" Type="http://schemas.openxmlformats.org/officeDocument/2006/relationships/hyperlink" Target="https://doi.org/10.1016/S0065-2113(08)60559-3" TargetMode="External"/><Relationship Id="rId44" Type="http://schemas.openxmlformats.org/officeDocument/2006/relationships/hyperlink" Target="https://www.cabidigitallibrary.org/action/doSearch?do=Philippine+Agricultural+Scientist" TargetMode="External"/><Relationship Id="rId52" Type="http://schemas.openxmlformats.org/officeDocument/2006/relationships/hyperlink" Target="https://doi.org/10.1016/j.fcr.2020.108016" TargetMode="External"/><Relationship Id="rId60" Type="http://schemas.openxmlformats.org/officeDocument/2006/relationships/hyperlink" Target="https://doi.org/10.1111/j.1439-037X.2008.00307.x" TargetMode="External"/><Relationship Id="rId65" Type="http://schemas.openxmlformats.org/officeDocument/2006/relationships/hyperlink" Target="https://doi.org/10.2134/agronj1992.00021962008400020008x" TargetMode="External"/><Relationship Id="rId73" Type="http://schemas.openxmlformats.org/officeDocument/2006/relationships/hyperlink" Target="http://dx.doi.org/10.2134/agronj2001.934944x"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tiff"/><Relationship Id="rId18" Type="http://schemas.openxmlformats.org/officeDocument/2006/relationships/hyperlink" Target="javascript:;" TargetMode="External"/><Relationship Id="rId39" Type="http://schemas.openxmlformats.org/officeDocument/2006/relationships/hyperlink" Target="https://doi.org/10.1080/01904160600837089" TargetMode="External"/><Relationship Id="rId34" Type="http://schemas.openxmlformats.org/officeDocument/2006/relationships/hyperlink" Target="https://doi.org/10.1016/j.fcr.2017.01.014" TargetMode="External"/><Relationship Id="rId50" Type="http://schemas.openxmlformats.org/officeDocument/2006/relationships/hyperlink" Target="https://doi.org/10.1111/pbr.12436" TargetMode="External"/><Relationship Id="rId55" Type="http://schemas.openxmlformats.org/officeDocument/2006/relationships/hyperlink" Target="https://doi.org/10.2134/agronj2004.1372" TargetMode="External"/><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16/j.fcr.2025.109956" TargetMode="External"/><Relationship Id="rId2" Type="http://schemas.openxmlformats.org/officeDocument/2006/relationships/numbering" Target="numbering.xml"/><Relationship Id="rId29" Type="http://schemas.openxmlformats.org/officeDocument/2006/relationships/hyperlink" Target="https://doi.org/10.2135/cropsci2009.02.0063"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157382430405219"/>
          <c:y val="2.452864048722507E-2"/>
          <c:w val="0.65140100115412736"/>
          <c:h val="0.80618041692121689"/>
        </c:manualLayout>
      </c:layout>
      <c:scatterChart>
        <c:scatterStyle val="lineMarker"/>
        <c:varyColors val="0"/>
        <c:ser>
          <c:idx val="0"/>
          <c:order val="0"/>
          <c:tx>
            <c:v>Rowntree et al. (2014)</c:v>
          </c:tx>
          <c:spPr>
            <a:ln w="25400" cap="rnd">
              <a:noFill/>
              <a:round/>
            </a:ln>
            <a:effectLst/>
          </c:spPr>
          <c:marker>
            <c:symbol val="diamond"/>
            <c:size val="5"/>
            <c:spPr>
              <a:solidFill>
                <a:srgbClr val="0070C0"/>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40496062992125986"/>
                  <c:y val="-0.23587377367752174"/>
                </c:manualLayout>
              </c:layout>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accent1"/>
                      </a:solidFill>
                      <a:latin typeface="Times New Roman" panose="02020603050405020304" pitchFamily="18" charset="0"/>
                      <a:ea typeface="+mn-ea"/>
                      <a:cs typeface="Times New Roman" panose="02020603050405020304" pitchFamily="18" charset="0"/>
                    </a:defRPr>
                  </a:pPr>
                  <a:endParaRPr lang="en-US"/>
                </a:p>
              </c:txPr>
            </c:trendlineLbl>
          </c:trendline>
          <c:xVal>
            <c:numRef>
              <c:f>YOR!$B$2:$B$161</c:f>
              <c:numCache>
                <c:formatCode>General</c:formatCode>
                <c:ptCount val="160"/>
                <c:pt idx="0">
                  <c:v>1928</c:v>
                </c:pt>
                <c:pt idx="1">
                  <c:v>1928</c:v>
                </c:pt>
                <c:pt idx="2">
                  <c:v>1928</c:v>
                </c:pt>
                <c:pt idx="3">
                  <c:v>1928</c:v>
                </c:pt>
                <c:pt idx="4">
                  <c:v>1928</c:v>
                </c:pt>
                <c:pt idx="5">
                  <c:v>1932</c:v>
                </c:pt>
                <c:pt idx="6">
                  <c:v>1932</c:v>
                </c:pt>
                <c:pt idx="7">
                  <c:v>1932</c:v>
                </c:pt>
                <c:pt idx="8">
                  <c:v>1932</c:v>
                </c:pt>
                <c:pt idx="9">
                  <c:v>1932</c:v>
                </c:pt>
                <c:pt idx="10">
                  <c:v>1932</c:v>
                </c:pt>
                <c:pt idx="11">
                  <c:v>1938</c:v>
                </c:pt>
                <c:pt idx="12">
                  <c:v>1938</c:v>
                </c:pt>
                <c:pt idx="13">
                  <c:v>1938</c:v>
                </c:pt>
                <c:pt idx="14">
                  <c:v>1938</c:v>
                </c:pt>
                <c:pt idx="15">
                  <c:v>1938</c:v>
                </c:pt>
                <c:pt idx="16">
                  <c:v>1938</c:v>
                </c:pt>
                <c:pt idx="17">
                  <c:v>1938</c:v>
                </c:pt>
                <c:pt idx="18">
                  <c:v>1947</c:v>
                </c:pt>
                <c:pt idx="19">
                  <c:v>1947</c:v>
                </c:pt>
                <c:pt idx="20">
                  <c:v>1947</c:v>
                </c:pt>
                <c:pt idx="21">
                  <c:v>1947</c:v>
                </c:pt>
                <c:pt idx="22">
                  <c:v>1947</c:v>
                </c:pt>
                <c:pt idx="23">
                  <c:v>1951</c:v>
                </c:pt>
                <c:pt idx="24">
                  <c:v>1951</c:v>
                </c:pt>
                <c:pt idx="25">
                  <c:v>1951</c:v>
                </c:pt>
                <c:pt idx="26">
                  <c:v>1951</c:v>
                </c:pt>
                <c:pt idx="27">
                  <c:v>1958</c:v>
                </c:pt>
                <c:pt idx="28">
                  <c:v>1958</c:v>
                </c:pt>
                <c:pt idx="29">
                  <c:v>1958</c:v>
                </c:pt>
                <c:pt idx="30">
                  <c:v>1963</c:v>
                </c:pt>
                <c:pt idx="31">
                  <c:v>1963</c:v>
                </c:pt>
                <c:pt idx="32">
                  <c:v>1963</c:v>
                </c:pt>
                <c:pt idx="33">
                  <c:v>1963</c:v>
                </c:pt>
                <c:pt idx="34">
                  <c:v>1963</c:v>
                </c:pt>
                <c:pt idx="35">
                  <c:v>1963</c:v>
                </c:pt>
                <c:pt idx="36">
                  <c:v>1963</c:v>
                </c:pt>
                <c:pt idx="37">
                  <c:v>1965</c:v>
                </c:pt>
                <c:pt idx="38">
                  <c:v>1965</c:v>
                </c:pt>
                <c:pt idx="39">
                  <c:v>1965</c:v>
                </c:pt>
                <c:pt idx="40">
                  <c:v>1967</c:v>
                </c:pt>
                <c:pt idx="41">
                  <c:v>1967</c:v>
                </c:pt>
                <c:pt idx="42">
                  <c:v>1967</c:v>
                </c:pt>
                <c:pt idx="43">
                  <c:v>1967</c:v>
                </c:pt>
                <c:pt idx="44">
                  <c:v>1967</c:v>
                </c:pt>
                <c:pt idx="45">
                  <c:v>1968</c:v>
                </c:pt>
                <c:pt idx="46">
                  <c:v>1968</c:v>
                </c:pt>
                <c:pt idx="47">
                  <c:v>1970</c:v>
                </c:pt>
                <c:pt idx="48">
                  <c:v>1970</c:v>
                </c:pt>
                <c:pt idx="49">
                  <c:v>1970</c:v>
                </c:pt>
                <c:pt idx="50">
                  <c:v>1970</c:v>
                </c:pt>
                <c:pt idx="51">
                  <c:v>1970</c:v>
                </c:pt>
                <c:pt idx="52">
                  <c:v>1970</c:v>
                </c:pt>
                <c:pt idx="53">
                  <c:v>1972</c:v>
                </c:pt>
                <c:pt idx="54">
                  <c:v>1972</c:v>
                </c:pt>
                <c:pt idx="55">
                  <c:v>1972</c:v>
                </c:pt>
                <c:pt idx="56">
                  <c:v>1972</c:v>
                </c:pt>
                <c:pt idx="57">
                  <c:v>1975</c:v>
                </c:pt>
                <c:pt idx="58">
                  <c:v>1975</c:v>
                </c:pt>
                <c:pt idx="59">
                  <c:v>1975</c:v>
                </c:pt>
                <c:pt idx="60">
                  <c:v>1977</c:v>
                </c:pt>
                <c:pt idx="61">
                  <c:v>1977</c:v>
                </c:pt>
                <c:pt idx="62">
                  <c:v>1977</c:v>
                </c:pt>
                <c:pt idx="63">
                  <c:v>1977</c:v>
                </c:pt>
                <c:pt idx="64">
                  <c:v>1977</c:v>
                </c:pt>
                <c:pt idx="65">
                  <c:v>1978</c:v>
                </c:pt>
                <c:pt idx="66">
                  <c:v>1978</c:v>
                </c:pt>
                <c:pt idx="67">
                  <c:v>1978</c:v>
                </c:pt>
                <c:pt idx="68">
                  <c:v>1979</c:v>
                </c:pt>
                <c:pt idx="69">
                  <c:v>1979</c:v>
                </c:pt>
                <c:pt idx="70">
                  <c:v>1979</c:v>
                </c:pt>
                <c:pt idx="71">
                  <c:v>1979</c:v>
                </c:pt>
                <c:pt idx="72">
                  <c:v>1979</c:v>
                </c:pt>
                <c:pt idx="73">
                  <c:v>1979</c:v>
                </c:pt>
                <c:pt idx="74">
                  <c:v>1979</c:v>
                </c:pt>
                <c:pt idx="75">
                  <c:v>1979</c:v>
                </c:pt>
                <c:pt idx="76">
                  <c:v>1982</c:v>
                </c:pt>
                <c:pt idx="77">
                  <c:v>1982</c:v>
                </c:pt>
                <c:pt idx="78">
                  <c:v>1982</c:v>
                </c:pt>
                <c:pt idx="79">
                  <c:v>1984</c:v>
                </c:pt>
                <c:pt idx="80">
                  <c:v>1984</c:v>
                </c:pt>
                <c:pt idx="81">
                  <c:v>1984</c:v>
                </c:pt>
                <c:pt idx="82">
                  <c:v>1984</c:v>
                </c:pt>
                <c:pt idx="83">
                  <c:v>1985</c:v>
                </c:pt>
                <c:pt idx="84">
                  <c:v>1985</c:v>
                </c:pt>
                <c:pt idx="85">
                  <c:v>1985</c:v>
                </c:pt>
                <c:pt idx="86">
                  <c:v>1985</c:v>
                </c:pt>
                <c:pt idx="87">
                  <c:v>1988</c:v>
                </c:pt>
                <c:pt idx="88">
                  <c:v>1988</c:v>
                </c:pt>
                <c:pt idx="89">
                  <c:v>1988</c:v>
                </c:pt>
                <c:pt idx="90">
                  <c:v>1988</c:v>
                </c:pt>
                <c:pt idx="91">
                  <c:v>1988</c:v>
                </c:pt>
                <c:pt idx="92">
                  <c:v>1989</c:v>
                </c:pt>
                <c:pt idx="93">
                  <c:v>1989</c:v>
                </c:pt>
                <c:pt idx="94">
                  <c:v>1989</c:v>
                </c:pt>
                <c:pt idx="95">
                  <c:v>1989</c:v>
                </c:pt>
                <c:pt idx="96">
                  <c:v>1989</c:v>
                </c:pt>
                <c:pt idx="97">
                  <c:v>1989</c:v>
                </c:pt>
                <c:pt idx="98">
                  <c:v>1989</c:v>
                </c:pt>
                <c:pt idx="99">
                  <c:v>1990</c:v>
                </c:pt>
                <c:pt idx="100">
                  <c:v>1990</c:v>
                </c:pt>
                <c:pt idx="101">
                  <c:v>1991</c:v>
                </c:pt>
                <c:pt idx="102">
                  <c:v>1991</c:v>
                </c:pt>
                <c:pt idx="103">
                  <c:v>1993</c:v>
                </c:pt>
                <c:pt idx="104">
                  <c:v>1993</c:v>
                </c:pt>
                <c:pt idx="105">
                  <c:v>1994</c:v>
                </c:pt>
                <c:pt idx="106">
                  <c:v>1994</c:v>
                </c:pt>
                <c:pt idx="107">
                  <c:v>1994</c:v>
                </c:pt>
                <c:pt idx="108">
                  <c:v>1994</c:v>
                </c:pt>
                <c:pt idx="109">
                  <c:v>1994</c:v>
                </c:pt>
                <c:pt idx="110">
                  <c:v>1995</c:v>
                </c:pt>
                <c:pt idx="111">
                  <c:v>1995</c:v>
                </c:pt>
                <c:pt idx="112">
                  <c:v>1995</c:v>
                </c:pt>
                <c:pt idx="113">
                  <c:v>1996</c:v>
                </c:pt>
                <c:pt idx="114">
                  <c:v>1996</c:v>
                </c:pt>
                <c:pt idx="115">
                  <c:v>1996</c:v>
                </c:pt>
                <c:pt idx="116">
                  <c:v>1996</c:v>
                </c:pt>
                <c:pt idx="117">
                  <c:v>1996</c:v>
                </c:pt>
                <c:pt idx="118">
                  <c:v>1997</c:v>
                </c:pt>
                <c:pt idx="119">
                  <c:v>1997</c:v>
                </c:pt>
                <c:pt idx="120">
                  <c:v>1997</c:v>
                </c:pt>
                <c:pt idx="121">
                  <c:v>1997</c:v>
                </c:pt>
                <c:pt idx="122">
                  <c:v>1997</c:v>
                </c:pt>
                <c:pt idx="123">
                  <c:v>1997</c:v>
                </c:pt>
                <c:pt idx="124">
                  <c:v>1998</c:v>
                </c:pt>
                <c:pt idx="125">
                  <c:v>1998</c:v>
                </c:pt>
                <c:pt idx="126">
                  <c:v>1998</c:v>
                </c:pt>
                <c:pt idx="127">
                  <c:v>2000</c:v>
                </c:pt>
                <c:pt idx="128">
                  <c:v>2000</c:v>
                </c:pt>
                <c:pt idx="129">
                  <c:v>2000</c:v>
                </c:pt>
                <c:pt idx="130">
                  <c:v>2000</c:v>
                </c:pt>
                <c:pt idx="131">
                  <c:v>2000</c:v>
                </c:pt>
                <c:pt idx="132">
                  <c:v>2001</c:v>
                </c:pt>
                <c:pt idx="133">
                  <c:v>2001</c:v>
                </c:pt>
                <c:pt idx="134">
                  <c:v>2001</c:v>
                </c:pt>
                <c:pt idx="135">
                  <c:v>2001</c:v>
                </c:pt>
                <c:pt idx="136">
                  <c:v>2001</c:v>
                </c:pt>
                <c:pt idx="137">
                  <c:v>2001</c:v>
                </c:pt>
                <c:pt idx="138">
                  <c:v>2001</c:v>
                </c:pt>
                <c:pt idx="139">
                  <c:v>2001</c:v>
                </c:pt>
                <c:pt idx="140">
                  <c:v>2003</c:v>
                </c:pt>
                <c:pt idx="141">
                  <c:v>2003</c:v>
                </c:pt>
                <c:pt idx="142">
                  <c:v>2004</c:v>
                </c:pt>
                <c:pt idx="143">
                  <c:v>2004</c:v>
                </c:pt>
                <c:pt idx="144">
                  <c:v>2005</c:v>
                </c:pt>
                <c:pt idx="145">
                  <c:v>2005</c:v>
                </c:pt>
                <c:pt idx="146">
                  <c:v>2005</c:v>
                </c:pt>
                <c:pt idx="147">
                  <c:v>2005</c:v>
                </c:pt>
                <c:pt idx="148">
                  <c:v>2005</c:v>
                </c:pt>
                <c:pt idx="149">
                  <c:v>2005</c:v>
                </c:pt>
                <c:pt idx="150">
                  <c:v>2006</c:v>
                </c:pt>
                <c:pt idx="151">
                  <c:v>2006</c:v>
                </c:pt>
                <c:pt idx="152">
                  <c:v>2006</c:v>
                </c:pt>
                <c:pt idx="153">
                  <c:v>2008</c:v>
                </c:pt>
                <c:pt idx="154">
                  <c:v>2008</c:v>
                </c:pt>
                <c:pt idx="155">
                  <c:v>2008</c:v>
                </c:pt>
                <c:pt idx="156">
                  <c:v>2008</c:v>
                </c:pt>
                <c:pt idx="157">
                  <c:v>2008</c:v>
                </c:pt>
                <c:pt idx="158">
                  <c:v>2008</c:v>
                </c:pt>
                <c:pt idx="159">
                  <c:v>2008</c:v>
                </c:pt>
              </c:numCache>
            </c:numRef>
          </c:xVal>
          <c:yVal>
            <c:numRef>
              <c:f>YOR!$C$2:$C$161</c:f>
              <c:numCache>
                <c:formatCode>0.00</c:formatCode>
                <c:ptCount val="160"/>
                <c:pt idx="0">
                  <c:v>0.39302329999999996</c:v>
                </c:pt>
                <c:pt idx="1">
                  <c:v>0.43023260000000002</c:v>
                </c:pt>
                <c:pt idx="2">
                  <c:v>0.45348840000000001</c:v>
                </c:pt>
                <c:pt idx="3">
                  <c:v>0.5</c:v>
                </c:pt>
                <c:pt idx="4">
                  <c:v>0.47653649999999997</c:v>
                </c:pt>
                <c:pt idx="5">
                  <c:v>0.33023259999999999</c:v>
                </c:pt>
                <c:pt idx="6">
                  <c:v>0.30697669999999999</c:v>
                </c:pt>
                <c:pt idx="7">
                  <c:v>0.35664769999999996</c:v>
                </c:pt>
                <c:pt idx="8">
                  <c:v>0.39426659999999997</c:v>
                </c:pt>
                <c:pt idx="9">
                  <c:v>0.44186049999999999</c:v>
                </c:pt>
                <c:pt idx="10">
                  <c:v>0.42093020000000003</c:v>
                </c:pt>
                <c:pt idx="11">
                  <c:v>0.5372093</c:v>
                </c:pt>
                <c:pt idx="12">
                  <c:v>0.33255809999999997</c:v>
                </c:pt>
                <c:pt idx="13">
                  <c:v>0.34883719999999996</c:v>
                </c:pt>
                <c:pt idx="14">
                  <c:v>0.42259630000000004</c:v>
                </c:pt>
                <c:pt idx="15">
                  <c:v>0.44576569999999999</c:v>
                </c:pt>
                <c:pt idx="16">
                  <c:v>0.39157980000000003</c:v>
                </c:pt>
                <c:pt idx="17">
                  <c:v>0.4930233</c:v>
                </c:pt>
                <c:pt idx="18">
                  <c:v>0.43488370000000004</c:v>
                </c:pt>
                <c:pt idx="19">
                  <c:v>0.45116280000000003</c:v>
                </c:pt>
                <c:pt idx="20">
                  <c:v>0.34651159999999998</c:v>
                </c:pt>
                <c:pt idx="21">
                  <c:v>0.37674419999999997</c:v>
                </c:pt>
                <c:pt idx="22">
                  <c:v>0.40469379999999999</c:v>
                </c:pt>
                <c:pt idx="23">
                  <c:v>0.47906979999999999</c:v>
                </c:pt>
                <c:pt idx="24">
                  <c:v>0.46046509999999996</c:v>
                </c:pt>
                <c:pt idx="25">
                  <c:v>0.44186049999999999</c:v>
                </c:pt>
                <c:pt idx="26">
                  <c:v>0.41672919999999997</c:v>
                </c:pt>
                <c:pt idx="27">
                  <c:v>0.4186047</c:v>
                </c:pt>
                <c:pt idx="28">
                  <c:v>0.5</c:v>
                </c:pt>
                <c:pt idx="29">
                  <c:v>0.39398299999999997</c:v>
                </c:pt>
                <c:pt idx="30">
                  <c:v>0.51395349999999995</c:v>
                </c:pt>
                <c:pt idx="31">
                  <c:v>0.46046509999999996</c:v>
                </c:pt>
                <c:pt idx="32">
                  <c:v>0.44186049999999999</c:v>
                </c:pt>
                <c:pt idx="33">
                  <c:v>0.3083979</c:v>
                </c:pt>
                <c:pt idx="34">
                  <c:v>0.33804299999999998</c:v>
                </c:pt>
                <c:pt idx="35">
                  <c:v>0.42201079999999996</c:v>
                </c:pt>
                <c:pt idx="36">
                  <c:v>0.227907</c:v>
                </c:pt>
                <c:pt idx="37">
                  <c:v>0.36713470000000004</c:v>
                </c:pt>
                <c:pt idx="38">
                  <c:v>0.33255809999999997</c:v>
                </c:pt>
                <c:pt idx="39">
                  <c:v>0.41162789999999999</c:v>
                </c:pt>
                <c:pt idx="40">
                  <c:v>0.45348840000000001</c:v>
                </c:pt>
                <c:pt idx="41">
                  <c:v>0.40697670000000002</c:v>
                </c:pt>
                <c:pt idx="42">
                  <c:v>0.47906979999999999</c:v>
                </c:pt>
                <c:pt idx="43">
                  <c:v>0.43806610000000001</c:v>
                </c:pt>
                <c:pt idx="44">
                  <c:v>0.49767440000000002</c:v>
                </c:pt>
                <c:pt idx="45">
                  <c:v>0.36279069999999997</c:v>
                </c:pt>
                <c:pt idx="46">
                  <c:v>0.40697670000000002</c:v>
                </c:pt>
                <c:pt idx="47">
                  <c:v>0.47209299999999998</c:v>
                </c:pt>
                <c:pt idx="48">
                  <c:v>0.44418599999999997</c:v>
                </c:pt>
                <c:pt idx="49">
                  <c:v>0.41395350000000003</c:v>
                </c:pt>
                <c:pt idx="50">
                  <c:v>0.3953488</c:v>
                </c:pt>
                <c:pt idx="51">
                  <c:v>0.31344610000000001</c:v>
                </c:pt>
                <c:pt idx="52">
                  <c:v>0.38279870000000005</c:v>
                </c:pt>
                <c:pt idx="53">
                  <c:v>0.3883721</c:v>
                </c:pt>
                <c:pt idx="54">
                  <c:v>0.5</c:v>
                </c:pt>
                <c:pt idx="55">
                  <c:v>0.42515500000000001</c:v>
                </c:pt>
                <c:pt idx="56">
                  <c:v>0.45637529999999998</c:v>
                </c:pt>
                <c:pt idx="57">
                  <c:v>0.41162789999999999</c:v>
                </c:pt>
                <c:pt idx="58">
                  <c:v>0.43720930000000002</c:v>
                </c:pt>
                <c:pt idx="59">
                  <c:v>0.46769710000000003</c:v>
                </c:pt>
                <c:pt idx="60">
                  <c:v>0.44418599999999997</c:v>
                </c:pt>
                <c:pt idx="61">
                  <c:v>0.45813949999999998</c:v>
                </c:pt>
                <c:pt idx="62">
                  <c:v>0.4697674</c:v>
                </c:pt>
                <c:pt idx="63">
                  <c:v>0.38139529999999999</c:v>
                </c:pt>
                <c:pt idx="64">
                  <c:v>0.40465119999999999</c:v>
                </c:pt>
                <c:pt idx="65">
                  <c:v>0.37906979999999996</c:v>
                </c:pt>
                <c:pt idx="66">
                  <c:v>0.34773780000000004</c:v>
                </c:pt>
                <c:pt idx="67">
                  <c:v>0.47674419999999995</c:v>
                </c:pt>
                <c:pt idx="68">
                  <c:v>0.43885489999999999</c:v>
                </c:pt>
                <c:pt idx="69">
                  <c:v>0.38604650000000001</c:v>
                </c:pt>
                <c:pt idx="70">
                  <c:v>0.41627910000000001</c:v>
                </c:pt>
                <c:pt idx="71">
                  <c:v>0.34418599999999999</c:v>
                </c:pt>
                <c:pt idx="72">
                  <c:v>0.36511629999999995</c:v>
                </c:pt>
                <c:pt idx="73">
                  <c:v>0.49767440000000002</c:v>
                </c:pt>
                <c:pt idx="74">
                  <c:v>0.51627909999999999</c:v>
                </c:pt>
                <c:pt idx="75">
                  <c:v>0.39559549999999999</c:v>
                </c:pt>
                <c:pt idx="76">
                  <c:v>0.46046509999999996</c:v>
                </c:pt>
                <c:pt idx="77">
                  <c:v>0.39302329999999996</c:v>
                </c:pt>
                <c:pt idx="78">
                  <c:v>0.43443359999999998</c:v>
                </c:pt>
                <c:pt idx="79">
                  <c:v>0.4697674</c:v>
                </c:pt>
                <c:pt idx="80">
                  <c:v>0.36279069999999997</c:v>
                </c:pt>
                <c:pt idx="81">
                  <c:v>0.49069769999999996</c:v>
                </c:pt>
                <c:pt idx="82">
                  <c:v>0.4255814</c:v>
                </c:pt>
                <c:pt idx="83">
                  <c:v>0.41385430000000001</c:v>
                </c:pt>
                <c:pt idx="84">
                  <c:v>0.38604650000000001</c:v>
                </c:pt>
                <c:pt idx="85">
                  <c:v>0.45116280000000003</c:v>
                </c:pt>
                <c:pt idx="86">
                  <c:v>0.32913320000000001</c:v>
                </c:pt>
                <c:pt idx="87">
                  <c:v>0.50930229999999999</c:v>
                </c:pt>
                <c:pt idx="88">
                  <c:v>0.4930233</c:v>
                </c:pt>
                <c:pt idx="89">
                  <c:v>0.47441859999999997</c:v>
                </c:pt>
                <c:pt idx="90">
                  <c:v>0.39302329999999996</c:v>
                </c:pt>
                <c:pt idx="91">
                  <c:v>0.4092403</c:v>
                </c:pt>
                <c:pt idx="92">
                  <c:v>0.43935029999999997</c:v>
                </c:pt>
                <c:pt idx="93">
                  <c:v>0.34168819999999994</c:v>
                </c:pt>
                <c:pt idx="94">
                  <c:v>0.45813949999999998</c:v>
                </c:pt>
                <c:pt idx="95">
                  <c:v>0.38211519999999999</c:v>
                </c:pt>
                <c:pt idx="96">
                  <c:v>0.4186047</c:v>
                </c:pt>
                <c:pt idx="97">
                  <c:v>0.53488370000000007</c:v>
                </c:pt>
                <c:pt idx="98">
                  <c:v>0.43720930000000002</c:v>
                </c:pt>
                <c:pt idx="99">
                  <c:v>0.50697670000000006</c:v>
                </c:pt>
                <c:pt idx="100">
                  <c:v>0.4846047</c:v>
                </c:pt>
                <c:pt idx="101">
                  <c:v>0.39211889999999999</c:v>
                </c:pt>
                <c:pt idx="102">
                  <c:v>0.44388599999999995</c:v>
                </c:pt>
                <c:pt idx="103">
                  <c:v>0.5</c:v>
                </c:pt>
                <c:pt idx="104">
                  <c:v>0.4374941</c:v>
                </c:pt>
                <c:pt idx="105">
                  <c:v>0.44651159999999995</c:v>
                </c:pt>
                <c:pt idx="106">
                  <c:v>0.45877789999999996</c:v>
                </c:pt>
                <c:pt idx="107">
                  <c:v>0.4</c:v>
                </c:pt>
                <c:pt idx="108">
                  <c:v>0.43255809999999995</c:v>
                </c:pt>
                <c:pt idx="109">
                  <c:v>0.37558140000000001</c:v>
                </c:pt>
                <c:pt idx="110">
                  <c:v>0.56279069999999998</c:v>
                </c:pt>
                <c:pt idx="111">
                  <c:v>0.47790700000000003</c:v>
                </c:pt>
                <c:pt idx="112">
                  <c:v>0.52558139999999998</c:v>
                </c:pt>
                <c:pt idx="113">
                  <c:v>0.50930229999999999</c:v>
                </c:pt>
                <c:pt idx="114">
                  <c:v>0.42790700000000004</c:v>
                </c:pt>
                <c:pt idx="115">
                  <c:v>0.52837999999999996</c:v>
                </c:pt>
                <c:pt idx="116">
                  <c:v>0.4103909</c:v>
                </c:pt>
                <c:pt idx="117">
                  <c:v>0.44418599999999997</c:v>
                </c:pt>
                <c:pt idx="118">
                  <c:v>0.53255809999999992</c:v>
                </c:pt>
                <c:pt idx="119">
                  <c:v>0.4186047</c:v>
                </c:pt>
                <c:pt idx="120">
                  <c:v>0.45870369999999999</c:v>
                </c:pt>
                <c:pt idx="121">
                  <c:v>0.39240769999999997</c:v>
                </c:pt>
                <c:pt idx="122">
                  <c:v>0.44186049999999999</c:v>
                </c:pt>
                <c:pt idx="123">
                  <c:v>0.47441859999999997</c:v>
                </c:pt>
                <c:pt idx="124">
                  <c:v>0.51627909999999999</c:v>
                </c:pt>
                <c:pt idx="125">
                  <c:v>0.37441859999999999</c:v>
                </c:pt>
                <c:pt idx="126">
                  <c:v>0.41395350000000003</c:v>
                </c:pt>
                <c:pt idx="127">
                  <c:v>0.51627909999999999</c:v>
                </c:pt>
                <c:pt idx="128">
                  <c:v>0.5</c:v>
                </c:pt>
                <c:pt idx="129">
                  <c:v>0.36046509999999998</c:v>
                </c:pt>
                <c:pt idx="130">
                  <c:v>0.45561169999999995</c:v>
                </c:pt>
                <c:pt idx="131">
                  <c:v>0.39768999999999999</c:v>
                </c:pt>
                <c:pt idx="132">
                  <c:v>0.52558139999999998</c:v>
                </c:pt>
                <c:pt idx="133">
                  <c:v>0.56279069999999998</c:v>
                </c:pt>
                <c:pt idx="134">
                  <c:v>0.46046509999999996</c:v>
                </c:pt>
                <c:pt idx="135">
                  <c:v>0.42764439999999998</c:v>
                </c:pt>
                <c:pt idx="136">
                  <c:v>0.44418599999999997</c:v>
                </c:pt>
                <c:pt idx="137">
                  <c:v>0.47906979999999999</c:v>
                </c:pt>
                <c:pt idx="138">
                  <c:v>0.49767440000000002</c:v>
                </c:pt>
                <c:pt idx="139">
                  <c:v>0.52093020000000001</c:v>
                </c:pt>
                <c:pt idx="140">
                  <c:v>0.42380299999999999</c:v>
                </c:pt>
                <c:pt idx="141">
                  <c:v>0.46511629999999998</c:v>
                </c:pt>
                <c:pt idx="142">
                  <c:v>0.53255809999999992</c:v>
                </c:pt>
                <c:pt idx="143">
                  <c:v>0.48023260000000001</c:v>
                </c:pt>
                <c:pt idx="144">
                  <c:v>0.50403640000000005</c:v>
                </c:pt>
                <c:pt idx="145">
                  <c:v>0.51395349999999995</c:v>
                </c:pt>
                <c:pt idx="146">
                  <c:v>0.53255809999999992</c:v>
                </c:pt>
                <c:pt idx="147">
                  <c:v>0.48604649999999999</c:v>
                </c:pt>
                <c:pt idx="148">
                  <c:v>0.45232559999999999</c:v>
                </c:pt>
                <c:pt idx="149">
                  <c:v>0.42093020000000003</c:v>
                </c:pt>
                <c:pt idx="150">
                  <c:v>0.4697674</c:v>
                </c:pt>
                <c:pt idx="151">
                  <c:v>0.44883719999999999</c:v>
                </c:pt>
                <c:pt idx="152">
                  <c:v>0.43488370000000004</c:v>
                </c:pt>
                <c:pt idx="153">
                  <c:v>0.46744190000000002</c:v>
                </c:pt>
                <c:pt idx="154">
                  <c:v>0.53023260000000005</c:v>
                </c:pt>
                <c:pt idx="155">
                  <c:v>0.44186049999999999</c:v>
                </c:pt>
                <c:pt idx="156">
                  <c:v>0.39302329999999996</c:v>
                </c:pt>
                <c:pt idx="157">
                  <c:v>0.47805610000000004</c:v>
                </c:pt>
                <c:pt idx="158">
                  <c:v>0.40649219999999997</c:v>
                </c:pt>
                <c:pt idx="159">
                  <c:v>0.347416</c:v>
                </c:pt>
              </c:numCache>
            </c:numRef>
          </c:yVal>
          <c:smooth val="0"/>
          <c:extLst>
            <c:ext xmlns:c16="http://schemas.microsoft.com/office/drawing/2014/chart" uri="{C3380CC4-5D6E-409C-BE32-E72D297353CC}">
              <c16:uniqueId val="{00000002-D3A0-4A4A-B582-6923097D4C78}"/>
            </c:ext>
          </c:extLst>
        </c:ser>
        <c:ser>
          <c:idx val="1"/>
          <c:order val="1"/>
          <c:tx>
            <c:v>Li et al. (2017)</c:v>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1"/>
            <c:dispEq val="1"/>
            <c:trendlineLbl>
              <c:layout>
                <c:manualLayout>
                  <c:x val="0.41532354128810822"/>
                  <c:y val="-4.8251914710490396E-2"/>
                </c:manualLayout>
              </c:layout>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accent2"/>
                      </a:solidFill>
                      <a:latin typeface="Times New Roman" panose="02020603050405020304" pitchFamily="18" charset="0"/>
                      <a:ea typeface="+mn-ea"/>
                      <a:cs typeface="Times New Roman" panose="02020603050405020304" pitchFamily="18" charset="0"/>
                    </a:defRPr>
                  </a:pPr>
                  <a:endParaRPr lang="en-US"/>
                </a:p>
              </c:txPr>
            </c:trendlineLbl>
          </c:trendline>
          <c:xVal>
            <c:numRef>
              <c:f>YOR!$B$162:$B$183</c:f>
              <c:numCache>
                <c:formatCode>General</c:formatCode>
                <c:ptCount val="22"/>
                <c:pt idx="0">
                  <c:v>1966</c:v>
                </c:pt>
                <c:pt idx="1">
                  <c:v>1971</c:v>
                </c:pt>
                <c:pt idx="2">
                  <c:v>1983</c:v>
                </c:pt>
                <c:pt idx="3">
                  <c:v>1987</c:v>
                </c:pt>
                <c:pt idx="4">
                  <c:v>1991</c:v>
                </c:pt>
                <c:pt idx="5">
                  <c:v>1991</c:v>
                </c:pt>
                <c:pt idx="6">
                  <c:v>1996</c:v>
                </c:pt>
                <c:pt idx="7">
                  <c:v>2001</c:v>
                </c:pt>
                <c:pt idx="8">
                  <c:v>2001</c:v>
                </c:pt>
                <c:pt idx="9">
                  <c:v>2002</c:v>
                </c:pt>
                <c:pt idx="10">
                  <c:v>2006</c:v>
                </c:pt>
                <c:pt idx="11">
                  <c:v>1966</c:v>
                </c:pt>
                <c:pt idx="12">
                  <c:v>1971</c:v>
                </c:pt>
                <c:pt idx="13">
                  <c:v>1983</c:v>
                </c:pt>
                <c:pt idx="14">
                  <c:v>1987</c:v>
                </c:pt>
                <c:pt idx="15">
                  <c:v>1991</c:v>
                </c:pt>
                <c:pt idx="16">
                  <c:v>1991</c:v>
                </c:pt>
                <c:pt idx="17">
                  <c:v>1996</c:v>
                </c:pt>
                <c:pt idx="18">
                  <c:v>2001</c:v>
                </c:pt>
                <c:pt idx="19">
                  <c:v>2001</c:v>
                </c:pt>
                <c:pt idx="20">
                  <c:v>2002</c:v>
                </c:pt>
                <c:pt idx="21">
                  <c:v>2006</c:v>
                </c:pt>
              </c:numCache>
            </c:numRef>
          </c:xVal>
          <c:yVal>
            <c:numRef>
              <c:f>YOR!$C$162:$C$183</c:f>
              <c:numCache>
                <c:formatCode>General</c:formatCode>
                <c:ptCount val="22"/>
                <c:pt idx="0">
                  <c:v>0.42796210000000001</c:v>
                </c:pt>
                <c:pt idx="1">
                  <c:v>0.42985780000000001</c:v>
                </c:pt>
                <c:pt idx="2">
                  <c:v>0.44218010000000002</c:v>
                </c:pt>
                <c:pt idx="3">
                  <c:v>0.45829379999999997</c:v>
                </c:pt>
                <c:pt idx="4">
                  <c:v>0.46113739999999998</c:v>
                </c:pt>
                <c:pt idx="5">
                  <c:v>0.44502370000000002</c:v>
                </c:pt>
                <c:pt idx="6">
                  <c:v>0.48009479999999999</c:v>
                </c:pt>
                <c:pt idx="7">
                  <c:v>0.5</c:v>
                </c:pt>
                <c:pt idx="8">
                  <c:v>0.45165880000000003</c:v>
                </c:pt>
                <c:pt idx="9">
                  <c:v>0.51800950000000001</c:v>
                </c:pt>
                <c:pt idx="10">
                  <c:v>0.52085309999999996</c:v>
                </c:pt>
                <c:pt idx="11">
                  <c:v>0.44028440000000002</c:v>
                </c:pt>
                <c:pt idx="12">
                  <c:v>0.44123220000000002</c:v>
                </c:pt>
                <c:pt idx="13">
                  <c:v>0.46966819999999998</c:v>
                </c:pt>
                <c:pt idx="14">
                  <c:v>0.48672989999999999</c:v>
                </c:pt>
                <c:pt idx="15">
                  <c:v>0.51042650000000001</c:v>
                </c:pt>
                <c:pt idx="16">
                  <c:v>0.48388629999999999</c:v>
                </c:pt>
                <c:pt idx="17">
                  <c:v>0.51611370000000001</c:v>
                </c:pt>
                <c:pt idx="18">
                  <c:v>0.55876780000000004</c:v>
                </c:pt>
                <c:pt idx="19">
                  <c:v>0.48293839999999999</c:v>
                </c:pt>
                <c:pt idx="20">
                  <c:v>0.55971559999999998</c:v>
                </c:pt>
                <c:pt idx="21">
                  <c:v>0.56824640000000004</c:v>
                </c:pt>
              </c:numCache>
            </c:numRef>
          </c:yVal>
          <c:smooth val="0"/>
          <c:extLst>
            <c:ext xmlns:c16="http://schemas.microsoft.com/office/drawing/2014/chart" uri="{C3380CC4-5D6E-409C-BE32-E72D297353CC}">
              <c16:uniqueId val="{00000006-D3A0-4A4A-B582-6923097D4C78}"/>
            </c:ext>
          </c:extLst>
        </c:ser>
        <c:ser>
          <c:idx val="2"/>
          <c:order val="2"/>
          <c:tx>
            <c:v>Koestere et al. (2014)</c:v>
          </c:tx>
          <c:spPr>
            <a:ln w="25400" cap="rnd">
              <a:noFill/>
              <a:round/>
            </a:ln>
            <a:effectLst/>
          </c:spPr>
          <c:marker>
            <c:symbol val="squar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dispRSqr val="0"/>
            <c:dispEq val="0"/>
          </c:trendline>
          <c:trendline>
            <c:spPr>
              <a:ln w="19050" cap="rnd">
                <a:solidFill>
                  <a:schemeClr val="accent3"/>
                </a:solidFill>
                <a:prstDash val="sysDot"/>
              </a:ln>
              <a:effectLst/>
            </c:spPr>
            <c:trendlineType val="linear"/>
            <c:dispRSqr val="1"/>
            <c:dispEq val="1"/>
            <c:trendlineLbl>
              <c:layout>
                <c:manualLayout>
                  <c:x val="0.38049916330475175"/>
                  <c:y val="0.16455787854104445"/>
                </c:manualLayout>
              </c:layout>
              <c:tx>
                <c:rich>
                  <a:bodyPr rot="0" spcFirstLastPara="1" vertOverflow="ellipsis" vert="horz" wrap="square" anchor="ctr" anchorCtr="1"/>
                  <a:lstStyle/>
                  <a:p>
                    <a:pPr>
                      <a:defRPr sz="700" b="0" i="0" u="none" strike="noStrike" kern="1200" baseline="0">
                        <a:solidFill>
                          <a:schemeClr val="accent3"/>
                        </a:solidFill>
                        <a:latin typeface="Times New Roman" panose="02020603050405020304" pitchFamily="18" charset="0"/>
                        <a:ea typeface="+mn-ea"/>
                        <a:cs typeface="Times New Roman" panose="02020603050405020304" pitchFamily="18" charset="0"/>
                      </a:defRPr>
                    </a:pPr>
                    <a:r>
                      <a:rPr lang="en-US" sz="700" baseline="0">
                        <a:solidFill>
                          <a:schemeClr val="accent3"/>
                        </a:solidFill>
                        <a:latin typeface="Times New Roman" panose="02020603050405020304" pitchFamily="18" charset="0"/>
                        <a:cs typeface="Times New Roman" panose="02020603050405020304" pitchFamily="18" charset="0"/>
                      </a:rPr>
                      <a:t>y = 0.0023x - 3.9268</a:t>
                    </a:r>
                    <a:br>
                      <a:rPr lang="en-US" sz="700" baseline="0">
                        <a:solidFill>
                          <a:schemeClr val="accent3"/>
                        </a:solidFill>
                        <a:latin typeface="Times New Roman" panose="02020603050405020304" pitchFamily="18" charset="0"/>
                        <a:cs typeface="Times New Roman" panose="02020603050405020304" pitchFamily="18" charset="0"/>
                      </a:rPr>
                    </a:br>
                    <a:r>
                      <a:rPr lang="en-US" sz="700" baseline="0">
                        <a:solidFill>
                          <a:schemeClr val="accent3"/>
                        </a:solidFill>
                        <a:latin typeface="Times New Roman" panose="02020603050405020304" pitchFamily="18" charset="0"/>
                        <a:cs typeface="Times New Roman" panose="02020603050405020304" pitchFamily="18" charset="0"/>
                      </a:rPr>
                      <a:t>R² = 0.6946</a:t>
                    </a:r>
                  </a:p>
                </c:rich>
              </c:tx>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accent3"/>
                      </a:solidFill>
                      <a:latin typeface="Times New Roman" panose="02020603050405020304" pitchFamily="18" charset="0"/>
                      <a:ea typeface="+mn-ea"/>
                      <a:cs typeface="Times New Roman" panose="02020603050405020304" pitchFamily="18" charset="0"/>
                    </a:defRPr>
                  </a:pPr>
                  <a:endParaRPr lang="en-US"/>
                </a:p>
              </c:txPr>
            </c:trendlineLbl>
          </c:trendline>
          <c:xVal>
            <c:numRef>
              <c:f>YOR!$B$184:$B$206</c:f>
              <c:numCache>
                <c:formatCode>General</c:formatCode>
                <c:ptCount val="23"/>
                <c:pt idx="0">
                  <c:v>1971</c:v>
                </c:pt>
                <c:pt idx="1">
                  <c:v>1927</c:v>
                </c:pt>
                <c:pt idx="2">
                  <c:v>1974</c:v>
                </c:pt>
                <c:pt idx="3">
                  <c:v>1984</c:v>
                </c:pt>
                <c:pt idx="4">
                  <c:v>1998</c:v>
                </c:pt>
                <c:pt idx="5">
                  <c:v>1964</c:v>
                </c:pt>
                <c:pt idx="6">
                  <c:v>1928</c:v>
                </c:pt>
                <c:pt idx="7">
                  <c:v>1934</c:v>
                </c:pt>
                <c:pt idx="8">
                  <c:v>1996</c:v>
                </c:pt>
                <c:pt idx="9">
                  <c:v>1989</c:v>
                </c:pt>
                <c:pt idx="10">
                  <c:v>1943</c:v>
                </c:pt>
                <c:pt idx="11">
                  <c:v>1987</c:v>
                </c:pt>
                <c:pt idx="12">
                  <c:v>1994</c:v>
                </c:pt>
                <c:pt idx="13">
                  <c:v>1968</c:v>
                </c:pt>
                <c:pt idx="14">
                  <c:v>1960</c:v>
                </c:pt>
                <c:pt idx="15">
                  <c:v>1964</c:v>
                </c:pt>
                <c:pt idx="16">
                  <c:v>1958</c:v>
                </c:pt>
                <c:pt idx="17">
                  <c:v>1986</c:v>
                </c:pt>
                <c:pt idx="18">
                  <c:v>1958</c:v>
                </c:pt>
                <c:pt idx="19">
                  <c:v>2005</c:v>
                </c:pt>
                <c:pt idx="20">
                  <c:v>2004</c:v>
                </c:pt>
                <c:pt idx="21">
                  <c:v>2002</c:v>
                </c:pt>
                <c:pt idx="22">
                  <c:v>2007</c:v>
                </c:pt>
              </c:numCache>
            </c:numRef>
          </c:xVal>
          <c:yVal>
            <c:numRef>
              <c:f>YOR!$C$184:$C$206</c:f>
              <c:numCache>
                <c:formatCode>General</c:formatCode>
                <c:ptCount val="23"/>
                <c:pt idx="0">
                  <c:v>0.52336020000000005</c:v>
                </c:pt>
                <c:pt idx="1">
                  <c:v>0.34334039999999999</c:v>
                </c:pt>
                <c:pt idx="2">
                  <c:v>0.51420259999999995</c:v>
                </c:pt>
                <c:pt idx="3">
                  <c:v>0.5252097</c:v>
                </c:pt>
                <c:pt idx="4">
                  <c:v>0.63269989999999998</c:v>
                </c:pt>
                <c:pt idx="5">
                  <c:v>0.51311629999999997</c:v>
                </c:pt>
                <c:pt idx="6">
                  <c:v>0.49536010000000003</c:v>
                </c:pt>
                <c:pt idx="7">
                  <c:v>0.44418180000000002</c:v>
                </c:pt>
                <c:pt idx="8">
                  <c:v>0.60779450000000002</c:v>
                </c:pt>
                <c:pt idx="9">
                  <c:v>0.59836730000000005</c:v>
                </c:pt>
                <c:pt idx="10">
                  <c:v>0.5223913</c:v>
                </c:pt>
                <c:pt idx="11">
                  <c:v>0.57570779999999999</c:v>
                </c:pt>
                <c:pt idx="12">
                  <c:v>0.52235450000000005</c:v>
                </c:pt>
                <c:pt idx="13">
                  <c:v>0.51353230000000005</c:v>
                </c:pt>
                <c:pt idx="14">
                  <c:v>0.43298920000000002</c:v>
                </c:pt>
                <c:pt idx="15">
                  <c:v>0.472273</c:v>
                </c:pt>
                <c:pt idx="16">
                  <c:v>0.51805489999999998</c:v>
                </c:pt>
                <c:pt idx="17">
                  <c:v>0.54974559999999995</c:v>
                </c:pt>
                <c:pt idx="18">
                  <c:v>0.4709854</c:v>
                </c:pt>
                <c:pt idx="19">
                  <c:v>0.59158109999999997</c:v>
                </c:pt>
                <c:pt idx="20">
                  <c:v>0.58537550000000005</c:v>
                </c:pt>
                <c:pt idx="21">
                  <c:v>0.60039529999999997</c:v>
                </c:pt>
                <c:pt idx="22">
                  <c:v>0.59328060000000005</c:v>
                </c:pt>
              </c:numCache>
            </c:numRef>
          </c:yVal>
          <c:smooth val="0"/>
          <c:extLst>
            <c:ext xmlns:c16="http://schemas.microsoft.com/office/drawing/2014/chart" uri="{C3380CC4-5D6E-409C-BE32-E72D297353CC}">
              <c16:uniqueId val="{00000009-D3A0-4A4A-B582-6923097D4C78}"/>
            </c:ext>
          </c:extLst>
        </c:ser>
        <c:ser>
          <c:idx val="3"/>
          <c:order val="3"/>
          <c:tx>
            <c:v>Waqar et al. (2025)</c:v>
          </c:tx>
          <c:spPr>
            <a:ln w="25400" cap="rnd">
              <a:noFill/>
              <a:round/>
            </a:ln>
            <a:effectLst/>
          </c:spPr>
          <c:marker>
            <c:symbol val="star"/>
            <c:size val="5"/>
            <c:spPr>
              <a:noFill/>
              <a:ln w="9525">
                <a:solidFill>
                  <a:schemeClr val="accent4"/>
                </a:solidFill>
                <a:miter lim="800000"/>
              </a:ln>
              <a:effectLst/>
            </c:spPr>
          </c:marker>
          <c:trendline>
            <c:spPr>
              <a:ln w="19050" cap="rnd">
                <a:solidFill>
                  <a:schemeClr val="accent4"/>
                </a:solidFill>
                <a:prstDash val="sysDot"/>
              </a:ln>
              <a:effectLst/>
            </c:spPr>
            <c:trendlineType val="linear"/>
            <c:dispRSqr val="0"/>
            <c:dispEq val="0"/>
          </c:trendline>
          <c:trendline>
            <c:spPr>
              <a:ln w="19050" cap="rnd">
                <a:solidFill>
                  <a:schemeClr val="accent4"/>
                </a:solidFill>
                <a:prstDash val="sysDot"/>
              </a:ln>
              <a:effectLst/>
            </c:spPr>
            <c:trendlineType val="linear"/>
            <c:dispRSqr val="1"/>
            <c:dispEq val="1"/>
            <c:trendlineLbl>
              <c:layout>
                <c:manualLayout>
                  <c:x val="0.30830766709235069"/>
                  <c:y val="0.11993564936051553"/>
                </c:manualLayout>
              </c:layout>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accent1">
                          <a:lumMod val="40000"/>
                          <a:lumOff val="60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YOR!$B$207:$B$220</c:f>
              <c:numCache>
                <c:formatCode>General</c:formatCode>
                <c:ptCount val="14"/>
                <c:pt idx="0">
                  <c:v>1940</c:v>
                </c:pt>
                <c:pt idx="1">
                  <c:v>1955</c:v>
                </c:pt>
                <c:pt idx="2">
                  <c:v>1970</c:v>
                </c:pt>
                <c:pt idx="3">
                  <c:v>1980</c:v>
                </c:pt>
                <c:pt idx="4">
                  <c:v>1995</c:v>
                </c:pt>
                <c:pt idx="5">
                  <c:v>2010</c:v>
                </c:pt>
                <c:pt idx="6">
                  <c:v>2020</c:v>
                </c:pt>
                <c:pt idx="7">
                  <c:v>1940</c:v>
                </c:pt>
                <c:pt idx="8">
                  <c:v>1955</c:v>
                </c:pt>
                <c:pt idx="9">
                  <c:v>1965</c:v>
                </c:pt>
                <c:pt idx="10">
                  <c:v>1980</c:v>
                </c:pt>
                <c:pt idx="11">
                  <c:v>1990</c:v>
                </c:pt>
                <c:pt idx="12">
                  <c:v>2010</c:v>
                </c:pt>
                <c:pt idx="13">
                  <c:v>2020</c:v>
                </c:pt>
              </c:numCache>
            </c:numRef>
          </c:xVal>
          <c:yVal>
            <c:numRef>
              <c:f>YOR!$C$207:$C$220</c:f>
              <c:numCache>
                <c:formatCode>General</c:formatCode>
                <c:ptCount val="14"/>
                <c:pt idx="0">
                  <c:v>0.39</c:v>
                </c:pt>
                <c:pt idx="1">
                  <c:v>0.41</c:v>
                </c:pt>
                <c:pt idx="2">
                  <c:v>0.46</c:v>
                </c:pt>
                <c:pt idx="3">
                  <c:v>0.45</c:v>
                </c:pt>
                <c:pt idx="4">
                  <c:v>0.51</c:v>
                </c:pt>
                <c:pt idx="5">
                  <c:v>0.45</c:v>
                </c:pt>
                <c:pt idx="6">
                  <c:v>0.5</c:v>
                </c:pt>
                <c:pt idx="7">
                  <c:v>0.37</c:v>
                </c:pt>
                <c:pt idx="8">
                  <c:v>0.4</c:v>
                </c:pt>
                <c:pt idx="9">
                  <c:v>0.42</c:v>
                </c:pt>
                <c:pt idx="10">
                  <c:v>0.44</c:v>
                </c:pt>
                <c:pt idx="11">
                  <c:v>0.47</c:v>
                </c:pt>
                <c:pt idx="12">
                  <c:v>0.46</c:v>
                </c:pt>
                <c:pt idx="13">
                  <c:v>0.47</c:v>
                </c:pt>
              </c:numCache>
            </c:numRef>
          </c:yVal>
          <c:smooth val="0"/>
          <c:extLst>
            <c:ext xmlns:c16="http://schemas.microsoft.com/office/drawing/2014/chart" uri="{C3380CC4-5D6E-409C-BE32-E72D297353CC}">
              <c16:uniqueId val="{0000000C-D3A0-4A4A-B582-6923097D4C78}"/>
            </c:ext>
          </c:extLst>
        </c:ser>
        <c:ser>
          <c:idx val="4"/>
          <c:order val="4"/>
          <c:tx>
            <c:v>Balbao et al. (2018)</c:v>
          </c:tx>
          <c:spPr>
            <a:ln w="25400" cap="rnd">
              <a:noFill/>
              <a:round/>
            </a:ln>
            <a:effectLst/>
          </c:spPr>
          <c:marker>
            <c:symbol val="circle"/>
            <c:size val="5"/>
            <c:spPr>
              <a:solidFill>
                <a:schemeClr val="accent5"/>
              </a:solidFill>
              <a:ln w="9525">
                <a:solidFill>
                  <a:schemeClr val="accent5"/>
                </a:solidFill>
              </a:ln>
              <a:effectLst/>
            </c:spPr>
          </c:marker>
          <c:trendline>
            <c:spPr>
              <a:ln w="19050" cap="rnd">
                <a:solidFill>
                  <a:schemeClr val="accent5"/>
                </a:solidFill>
                <a:prstDash val="sysDot"/>
              </a:ln>
              <a:effectLst/>
            </c:spPr>
            <c:trendlineType val="linear"/>
            <c:dispRSqr val="0"/>
            <c:dispEq val="0"/>
          </c:trendline>
          <c:trendline>
            <c:spPr>
              <a:ln w="19050" cap="rnd">
                <a:solidFill>
                  <a:schemeClr val="accent5"/>
                </a:solidFill>
                <a:prstDash val="sysDot"/>
              </a:ln>
              <a:effectLst/>
            </c:spPr>
            <c:trendlineType val="linear"/>
            <c:dispRSqr val="1"/>
            <c:dispEq val="1"/>
            <c:trendlineLbl>
              <c:layout>
                <c:manualLayout>
                  <c:x val="0.35012993639386508"/>
                  <c:y val="0.21667087987366621"/>
                </c:manualLayout>
              </c:layout>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accent5"/>
                      </a:solidFill>
                      <a:latin typeface="Times New Roman" panose="02020603050405020304" pitchFamily="18" charset="0"/>
                      <a:ea typeface="+mn-ea"/>
                      <a:cs typeface="Times New Roman" panose="02020603050405020304" pitchFamily="18" charset="0"/>
                    </a:defRPr>
                  </a:pPr>
                  <a:endParaRPr lang="en-US"/>
                </a:p>
              </c:txPr>
            </c:trendlineLbl>
          </c:trendline>
          <c:xVal>
            <c:numRef>
              <c:f>YOR!$B$221:$B$268</c:f>
              <c:numCache>
                <c:formatCode>General</c:formatCode>
                <c:ptCount val="48"/>
                <c:pt idx="0">
                  <c:v>1922</c:v>
                </c:pt>
                <c:pt idx="1">
                  <c:v>1926</c:v>
                </c:pt>
                <c:pt idx="2">
                  <c:v>1932</c:v>
                </c:pt>
                <c:pt idx="3">
                  <c:v>1939</c:v>
                </c:pt>
                <c:pt idx="4">
                  <c:v>1946</c:v>
                </c:pt>
                <c:pt idx="5">
                  <c:v>1951</c:v>
                </c:pt>
                <c:pt idx="6">
                  <c:v>1956</c:v>
                </c:pt>
                <c:pt idx="7">
                  <c:v>1961</c:v>
                </c:pt>
                <c:pt idx="8">
                  <c:v>1964</c:v>
                </c:pt>
                <c:pt idx="9">
                  <c:v>1968</c:v>
                </c:pt>
                <c:pt idx="10">
                  <c:v>1971</c:v>
                </c:pt>
                <c:pt idx="11">
                  <c:v>1974</c:v>
                </c:pt>
                <c:pt idx="12">
                  <c:v>1976</c:v>
                </c:pt>
                <c:pt idx="13">
                  <c:v>1979</c:v>
                </c:pt>
                <c:pt idx="14">
                  <c:v>1981</c:v>
                </c:pt>
                <c:pt idx="15">
                  <c:v>1983</c:v>
                </c:pt>
                <c:pt idx="16">
                  <c:v>1985</c:v>
                </c:pt>
                <c:pt idx="17">
                  <c:v>1987</c:v>
                </c:pt>
                <c:pt idx="18">
                  <c:v>1989</c:v>
                </c:pt>
                <c:pt idx="19">
                  <c:v>1991</c:v>
                </c:pt>
                <c:pt idx="20">
                  <c:v>1993</c:v>
                </c:pt>
                <c:pt idx="21">
                  <c:v>1995</c:v>
                </c:pt>
                <c:pt idx="22">
                  <c:v>1997</c:v>
                </c:pt>
                <c:pt idx="23">
                  <c:v>1999</c:v>
                </c:pt>
                <c:pt idx="24">
                  <c:v>2000</c:v>
                </c:pt>
                <c:pt idx="25">
                  <c:v>2001</c:v>
                </c:pt>
                <c:pt idx="26">
                  <c:v>2002</c:v>
                </c:pt>
                <c:pt idx="27">
                  <c:v>2003</c:v>
                </c:pt>
                <c:pt idx="28">
                  <c:v>2004</c:v>
                </c:pt>
                <c:pt idx="29">
                  <c:v>2004</c:v>
                </c:pt>
                <c:pt idx="30">
                  <c:v>2005</c:v>
                </c:pt>
                <c:pt idx="31">
                  <c:v>2005</c:v>
                </c:pt>
                <c:pt idx="32">
                  <c:v>2006</c:v>
                </c:pt>
                <c:pt idx="33">
                  <c:v>2006</c:v>
                </c:pt>
                <c:pt idx="34">
                  <c:v>2007</c:v>
                </c:pt>
                <c:pt idx="35">
                  <c:v>2007</c:v>
                </c:pt>
                <c:pt idx="36">
                  <c:v>2008</c:v>
                </c:pt>
                <c:pt idx="37">
                  <c:v>2008</c:v>
                </c:pt>
                <c:pt idx="38">
                  <c:v>2009</c:v>
                </c:pt>
                <c:pt idx="39">
                  <c:v>2009</c:v>
                </c:pt>
                <c:pt idx="40">
                  <c:v>2010</c:v>
                </c:pt>
                <c:pt idx="41">
                  <c:v>2010</c:v>
                </c:pt>
                <c:pt idx="42">
                  <c:v>2010</c:v>
                </c:pt>
                <c:pt idx="43">
                  <c:v>2011</c:v>
                </c:pt>
                <c:pt idx="44">
                  <c:v>2011</c:v>
                </c:pt>
                <c:pt idx="45">
                  <c:v>2011</c:v>
                </c:pt>
                <c:pt idx="46">
                  <c:v>2012</c:v>
                </c:pt>
                <c:pt idx="47">
                  <c:v>2012</c:v>
                </c:pt>
              </c:numCache>
            </c:numRef>
          </c:xVal>
          <c:yVal>
            <c:numRef>
              <c:f>YOR!$C$221:$C$268</c:f>
              <c:numCache>
                <c:formatCode>General</c:formatCode>
                <c:ptCount val="48"/>
                <c:pt idx="0">
                  <c:v>0.18</c:v>
                </c:pt>
                <c:pt idx="1">
                  <c:v>0.24</c:v>
                </c:pt>
                <c:pt idx="2">
                  <c:v>0.31</c:v>
                </c:pt>
                <c:pt idx="3">
                  <c:v>0.34</c:v>
                </c:pt>
                <c:pt idx="4">
                  <c:v>0.28999999999999998</c:v>
                </c:pt>
                <c:pt idx="5">
                  <c:v>0.38</c:v>
                </c:pt>
                <c:pt idx="6">
                  <c:v>0.42</c:v>
                </c:pt>
                <c:pt idx="7">
                  <c:v>0.27</c:v>
                </c:pt>
                <c:pt idx="8">
                  <c:v>0.33</c:v>
                </c:pt>
                <c:pt idx="9">
                  <c:v>0.36</c:v>
                </c:pt>
                <c:pt idx="10">
                  <c:v>0.25</c:v>
                </c:pt>
                <c:pt idx="11">
                  <c:v>0.3</c:v>
                </c:pt>
                <c:pt idx="12">
                  <c:v>0.4</c:v>
                </c:pt>
                <c:pt idx="13">
                  <c:v>0.35</c:v>
                </c:pt>
                <c:pt idx="14">
                  <c:v>0.28000000000000003</c:v>
                </c:pt>
                <c:pt idx="15">
                  <c:v>0.32</c:v>
                </c:pt>
                <c:pt idx="16">
                  <c:v>0.37</c:v>
                </c:pt>
                <c:pt idx="17">
                  <c:v>0.39</c:v>
                </c:pt>
                <c:pt idx="18">
                  <c:v>0.41</c:v>
                </c:pt>
                <c:pt idx="19">
                  <c:v>0.36</c:v>
                </c:pt>
                <c:pt idx="20">
                  <c:v>0.38</c:v>
                </c:pt>
                <c:pt idx="21">
                  <c:v>0.4</c:v>
                </c:pt>
                <c:pt idx="22">
                  <c:v>0.42</c:v>
                </c:pt>
                <c:pt idx="23">
                  <c:v>0.45</c:v>
                </c:pt>
                <c:pt idx="24">
                  <c:v>0.43</c:v>
                </c:pt>
                <c:pt idx="25">
                  <c:v>0.44</c:v>
                </c:pt>
                <c:pt idx="26">
                  <c:v>0.41</c:v>
                </c:pt>
                <c:pt idx="27">
                  <c:v>0.46</c:v>
                </c:pt>
                <c:pt idx="28">
                  <c:v>0.45</c:v>
                </c:pt>
                <c:pt idx="29">
                  <c:v>0.48</c:v>
                </c:pt>
                <c:pt idx="30">
                  <c:v>0.44</c:v>
                </c:pt>
                <c:pt idx="31">
                  <c:v>0.47</c:v>
                </c:pt>
                <c:pt idx="32">
                  <c:v>0.49</c:v>
                </c:pt>
                <c:pt idx="33">
                  <c:v>0.46</c:v>
                </c:pt>
                <c:pt idx="34">
                  <c:v>0.5</c:v>
                </c:pt>
                <c:pt idx="35">
                  <c:v>0.48</c:v>
                </c:pt>
                <c:pt idx="36">
                  <c:v>0.52</c:v>
                </c:pt>
                <c:pt idx="37">
                  <c:v>0.49</c:v>
                </c:pt>
                <c:pt idx="38">
                  <c:v>0.53</c:v>
                </c:pt>
                <c:pt idx="39">
                  <c:v>0.5</c:v>
                </c:pt>
                <c:pt idx="40">
                  <c:v>0.55000000000000004</c:v>
                </c:pt>
                <c:pt idx="41">
                  <c:v>0.51</c:v>
                </c:pt>
                <c:pt idx="42">
                  <c:v>0.47</c:v>
                </c:pt>
                <c:pt idx="43">
                  <c:v>0.54</c:v>
                </c:pt>
                <c:pt idx="44">
                  <c:v>0.49</c:v>
                </c:pt>
                <c:pt idx="45">
                  <c:v>0.52</c:v>
                </c:pt>
                <c:pt idx="46">
                  <c:v>0.56000000000000005</c:v>
                </c:pt>
                <c:pt idx="47">
                  <c:v>0.51</c:v>
                </c:pt>
              </c:numCache>
            </c:numRef>
          </c:yVal>
          <c:smooth val="0"/>
          <c:extLst>
            <c:ext xmlns:c16="http://schemas.microsoft.com/office/drawing/2014/chart" uri="{C3380CC4-5D6E-409C-BE32-E72D297353CC}">
              <c16:uniqueId val="{0000000F-D3A0-4A4A-B582-6923097D4C78}"/>
            </c:ext>
          </c:extLst>
        </c:ser>
        <c:ser>
          <c:idx val="5"/>
          <c:order val="5"/>
          <c:tx>
            <c:v>Umburanas et al. (2022)</c:v>
          </c:tx>
          <c:spPr>
            <a:ln w="25400" cap="rnd">
              <a:noFill/>
              <a:round/>
            </a:ln>
            <a:effectLst/>
          </c:spPr>
          <c:marker>
            <c:symbol val="triangle"/>
            <c:size val="5"/>
            <c:spPr>
              <a:solidFill>
                <a:srgbClr val="FF0000"/>
              </a:solidFill>
              <a:ln w="9525">
                <a:solidFill>
                  <a:srgbClr val="FF0000"/>
                </a:solidFill>
              </a:ln>
              <a:effectLst/>
            </c:spPr>
          </c:marker>
          <c:trendline>
            <c:spPr>
              <a:ln w="19050" cap="rnd">
                <a:solidFill>
                  <a:schemeClr val="accent6"/>
                </a:solidFill>
                <a:prstDash val="sysDot"/>
              </a:ln>
              <a:effectLst/>
            </c:spPr>
            <c:trendlineType val="linear"/>
            <c:dispRSqr val="0"/>
            <c:dispEq val="0"/>
          </c:trendline>
          <c:trendline>
            <c:spPr>
              <a:ln w="19050" cap="rnd">
                <a:solidFill>
                  <a:srgbClr val="FF0000"/>
                </a:solidFill>
                <a:prstDash val="sysDot"/>
              </a:ln>
              <a:effectLst/>
            </c:spPr>
            <c:trendlineType val="linear"/>
            <c:dispRSqr val="1"/>
            <c:dispEq val="1"/>
            <c:trendlineLbl>
              <c:layout>
                <c:manualLayout>
                  <c:x val="0.32525219767627905"/>
                  <c:y val="0.28269433027173629"/>
                </c:manualLayout>
              </c:layout>
              <c:numFmt formatCode="General" sourceLinked="0"/>
              <c:spPr>
                <a:noFill/>
                <a:ln>
                  <a:noFill/>
                </a:ln>
                <a:effectLst/>
              </c:spPr>
              <c:txPr>
                <a:bodyPr rot="0" spcFirstLastPara="1" vertOverflow="ellipsis" vert="horz" wrap="square" anchor="ctr" anchorCtr="1"/>
                <a:lstStyle/>
                <a:p>
                  <a:pPr>
                    <a:defRPr sz="700" b="0" i="0" u="none" strike="noStrike" kern="1200" baseline="0">
                      <a:solidFill>
                        <a:srgbClr val="FF0000"/>
                      </a:solidFill>
                      <a:latin typeface="Times New Roman" panose="02020603050405020304" pitchFamily="18" charset="0"/>
                      <a:ea typeface="+mn-ea"/>
                      <a:cs typeface="Times New Roman" panose="02020603050405020304" pitchFamily="18" charset="0"/>
                    </a:defRPr>
                  </a:pPr>
                  <a:endParaRPr lang="en-US"/>
                </a:p>
              </c:txPr>
            </c:trendlineLbl>
          </c:trendline>
          <c:xVal>
            <c:numRef>
              <c:f>YOR!$B$269:$B$299</c:f>
              <c:numCache>
                <c:formatCode>General</c:formatCode>
                <c:ptCount val="31"/>
                <c:pt idx="0">
                  <c:v>1965</c:v>
                </c:pt>
                <c:pt idx="1">
                  <c:v>1966</c:v>
                </c:pt>
                <c:pt idx="2">
                  <c:v>1968</c:v>
                </c:pt>
                <c:pt idx="3">
                  <c:v>1970</c:v>
                </c:pt>
                <c:pt idx="4">
                  <c:v>1971</c:v>
                </c:pt>
                <c:pt idx="5">
                  <c:v>1973</c:v>
                </c:pt>
                <c:pt idx="6">
                  <c:v>1974</c:v>
                </c:pt>
                <c:pt idx="7">
                  <c:v>1976</c:v>
                </c:pt>
                <c:pt idx="8">
                  <c:v>1978</c:v>
                </c:pt>
                <c:pt idx="9">
                  <c:v>1980</c:v>
                </c:pt>
                <c:pt idx="10">
                  <c:v>1982</c:v>
                </c:pt>
                <c:pt idx="11">
                  <c:v>1983</c:v>
                </c:pt>
                <c:pt idx="12">
                  <c:v>1984</c:v>
                </c:pt>
                <c:pt idx="13">
                  <c:v>1986</c:v>
                </c:pt>
                <c:pt idx="14">
                  <c:v>1987</c:v>
                </c:pt>
                <c:pt idx="15">
                  <c:v>1989</c:v>
                </c:pt>
                <c:pt idx="16">
                  <c:v>1990</c:v>
                </c:pt>
                <c:pt idx="17">
                  <c:v>1992</c:v>
                </c:pt>
                <c:pt idx="18">
                  <c:v>1994</c:v>
                </c:pt>
                <c:pt idx="19">
                  <c:v>1996</c:v>
                </c:pt>
                <c:pt idx="20">
                  <c:v>1999</c:v>
                </c:pt>
                <c:pt idx="21">
                  <c:v>2002</c:v>
                </c:pt>
                <c:pt idx="22">
                  <c:v>2004</c:v>
                </c:pt>
                <c:pt idx="23">
                  <c:v>2006</c:v>
                </c:pt>
                <c:pt idx="24">
                  <c:v>2007</c:v>
                </c:pt>
                <c:pt idx="25">
                  <c:v>2009</c:v>
                </c:pt>
                <c:pt idx="26">
                  <c:v>2010</c:v>
                </c:pt>
                <c:pt idx="27">
                  <c:v>2012</c:v>
                </c:pt>
                <c:pt idx="28">
                  <c:v>2013</c:v>
                </c:pt>
                <c:pt idx="29">
                  <c:v>2015</c:v>
                </c:pt>
                <c:pt idx="30">
                  <c:v>2017</c:v>
                </c:pt>
              </c:numCache>
            </c:numRef>
          </c:xVal>
          <c:yVal>
            <c:numRef>
              <c:f>YOR!$C$269:$C$299</c:f>
              <c:numCache>
                <c:formatCode>General</c:formatCode>
                <c:ptCount val="31"/>
                <c:pt idx="0">
                  <c:v>0.35</c:v>
                </c:pt>
                <c:pt idx="1">
                  <c:v>0.22</c:v>
                </c:pt>
                <c:pt idx="2">
                  <c:v>0.38</c:v>
                </c:pt>
                <c:pt idx="3">
                  <c:v>0.39</c:v>
                </c:pt>
                <c:pt idx="4">
                  <c:v>0.23</c:v>
                </c:pt>
                <c:pt idx="5">
                  <c:v>0.41</c:v>
                </c:pt>
                <c:pt idx="6">
                  <c:v>0.27</c:v>
                </c:pt>
                <c:pt idx="7">
                  <c:v>0.4</c:v>
                </c:pt>
                <c:pt idx="8">
                  <c:v>0.39</c:v>
                </c:pt>
                <c:pt idx="9">
                  <c:v>0.36</c:v>
                </c:pt>
                <c:pt idx="10">
                  <c:v>0.43</c:v>
                </c:pt>
                <c:pt idx="11">
                  <c:v>0.45</c:v>
                </c:pt>
                <c:pt idx="12">
                  <c:v>0.42</c:v>
                </c:pt>
                <c:pt idx="13">
                  <c:v>0.47</c:v>
                </c:pt>
                <c:pt idx="14">
                  <c:v>0.44</c:v>
                </c:pt>
                <c:pt idx="15">
                  <c:v>0.46</c:v>
                </c:pt>
                <c:pt idx="16">
                  <c:v>0.24</c:v>
                </c:pt>
                <c:pt idx="17">
                  <c:v>0.38</c:v>
                </c:pt>
                <c:pt idx="18">
                  <c:v>0.41</c:v>
                </c:pt>
                <c:pt idx="19">
                  <c:v>0.42</c:v>
                </c:pt>
                <c:pt idx="20">
                  <c:v>0.4</c:v>
                </c:pt>
                <c:pt idx="21">
                  <c:v>0.43</c:v>
                </c:pt>
                <c:pt idx="22">
                  <c:v>0.38</c:v>
                </c:pt>
                <c:pt idx="23">
                  <c:v>0.45</c:v>
                </c:pt>
                <c:pt idx="24">
                  <c:v>0.37</c:v>
                </c:pt>
                <c:pt idx="25">
                  <c:v>0.48</c:v>
                </c:pt>
                <c:pt idx="26">
                  <c:v>0.44</c:v>
                </c:pt>
                <c:pt idx="27">
                  <c:v>0.41</c:v>
                </c:pt>
                <c:pt idx="28">
                  <c:v>0.47</c:v>
                </c:pt>
                <c:pt idx="29">
                  <c:v>0.46</c:v>
                </c:pt>
                <c:pt idx="30">
                  <c:v>0.42</c:v>
                </c:pt>
              </c:numCache>
            </c:numRef>
          </c:yVal>
          <c:smooth val="0"/>
          <c:extLst>
            <c:ext xmlns:c16="http://schemas.microsoft.com/office/drawing/2014/chart" uri="{C3380CC4-5D6E-409C-BE32-E72D297353CC}">
              <c16:uniqueId val="{00000012-D3A0-4A4A-B582-6923097D4C78}"/>
            </c:ext>
          </c:extLst>
        </c:ser>
        <c:dLbls>
          <c:showLegendKey val="0"/>
          <c:showVal val="0"/>
          <c:showCatName val="0"/>
          <c:showSerName val="0"/>
          <c:showPercent val="0"/>
          <c:showBubbleSize val="0"/>
        </c:dLbls>
        <c:axId val="2104710351"/>
        <c:axId val="2104730991"/>
      </c:scatterChart>
      <c:valAx>
        <c:axId val="2104710351"/>
        <c:scaling>
          <c:orientation val="minMax"/>
          <c:max val="2030"/>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Year</a:t>
                </a:r>
                <a:r>
                  <a:rPr lang="en-US" b="1" baseline="0">
                    <a:solidFill>
                      <a:sysClr val="windowText" lastClr="000000"/>
                    </a:solidFill>
                    <a:latin typeface="Times New Roman" panose="02020603050405020304" pitchFamily="18" charset="0"/>
                    <a:cs typeface="Times New Roman" panose="02020603050405020304" pitchFamily="18" charset="0"/>
                  </a:rPr>
                  <a:t> of Release</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36174330116801318"/>
              <c:y val="0.91773807502212057"/>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104730991"/>
        <c:crosses val="autoZero"/>
        <c:crossBetween val="midCat"/>
      </c:valAx>
      <c:valAx>
        <c:axId val="2104730991"/>
        <c:scaling>
          <c:orientation val="minMax"/>
          <c:min val="0.1"/>
        </c:scaling>
        <c:delete val="0"/>
        <c:axPos val="l"/>
        <c:title>
          <c:tx>
            <c:rich>
              <a:bodyPr rot="-540000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50" b="1">
                    <a:solidFill>
                      <a:sysClr val="windowText" lastClr="000000"/>
                    </a:solidFill>
                    <a:latin typeface="Times New Roman" panose="02020603050405020304" pitchFamily="18" charset="0"/>
                    <a:cs typeface="Times New Roman" panose="02020603050405020304" pitchFamily="18" charset="0"/>
                  </a:rPr>
                  <a:t>HI</a:t>
                </a:r>
              </a:p>
            </c:rich>
          </c:tx>
          <c:layout>
            <c:manualLayout>
              <c:xMode val="edge"/>
              <c:yMode val="edge"/>
              <c:x val="2.5103019453705019E-3"/>
              <c:y val="0.45339007118759383"/>
            </c:manualLayout>
          </c:layout>
          <c:overlay val="0"/>
          <c:spPr>
            <a:noFill/>
            <a:ln>
              <a:noFill/>
            </a:ln>
            <a:effectLst/>
          </c:spPr>
          <c:txPr>
            <a:bodyPr rot="-540000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104710351"/>
        <c:crosses val="autoZero"/>
        <c:crossBetween val="midCat"/>
      </c:valAx>
      <c:spPr>
        <a:noFill/>
        <a:ln>
          <a:noFill/>
        </a:ln>
        <a:effectLst/>
      </c:spPr>
    </c:plotArea>
    <c:legend>
      <c:legendPos val="r"/>
      <c:legendEntry>
        <c:idx val="0"/>
        <c:txPr>
          <a:bodyPr rot="0" spcFirstLastPara="1" vertOverflow="ellipsis" vert="horz" wrap="square" anchor="ctr" anchorCtr="1"/>
          <a:lstStyle/>
          <a:p>
            <a:pPr>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legendEntry>
        <c:idx val="1"/>
        <c:txPr>
          <a:bodyPr rot="0" spcFirstLastPara="1" vertOverflow="ellipsis" vert="horz" wrap="square" anchor="ctr" anchorCtr="1"/>
          <a:lstStyle/>
          <a:p>
            <a:pPr>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legendEntry>
        <c:idx val="2"/>
        <c:txPr>
          <a:bodyPr rot="0" spcFirstLastPara="1" vertOverflow="ellipsis" vert="horz" wrap="square" anchor="ctr" anchorCtr="1"/>
          <a:lstStyle/>
          <a:p>
            <a:pPr>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legendEntry>
        <c:idx val="3"/>
        <c:txPr>
          <a:bodyPr rot="0" spcFirstLastPara="1" vertOverflow="ellipsis" vert="horz" wrap="square" anchor="ctr" anchorCtr="1"/>
          <a:lstStyle/>
          <a:p>
            <a:pPr>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legendEntry>
        <c:idx val="6"/>
        <c:delete val="1"/>
      </c:legendEntry>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legendEntry>
        <c:idx val="13"/>
        <c:delete val="1"/>
      </c:legendEntry>
      <c:legendEntry>
        <c:idx val="14"/>
        <c:delete val="1"/>
      </c:legendEntry>
      <c:legendEntry>
        <c:idx val="15"/>
        <c:delete val="1"/>
      </c:legendEntry>
      <c:legendEntry>
        <c:idx val="16"/>
        <c:delete val="1"/>
      </c:legendEntry>
      <c:legendEntry>
        <c:idx val="17"/>
        <c:delete val="1"/>
      </c:legendEntry>
      <c:legendEntry>
        <c:idx val="18"/>
        <c:delete val="1"/>
      </c:legendEntry>
      <c:layout>
        <c:manualLayout>
          <c:xMode val="edge"/>
          <c:yMode val="edge"/>
          <c:x val="0.72409826698809221"/>
          <c:y val="3.9636418886912685E-3"/>
          <c:w val="0.27153506553031775"/>
          <c:h val="0.63360189113416665"/>
        </c:manualLayout>
      </c:layout>
      <c:overlay val="0"/>
      <c:spPr>
        <a:noFill/>
        <a:ln>
          <a:noFill/>
        </a:ln>
        <a:effectLst/>
      </c:spPr>
      <c:txPr>
        <a:bodyPr rot="0" spcFirstLastPara="1" vertOverflow="ellipsis" vert="horz" wrap="square" anchor="ctr" anchorCtr="1"/>
        <a:lstStyle/>
        <a:p>
          <a:pPr>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21BDF-B748-430E-A109-6C9C4C60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8758</Words>
  <Characters>49926</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Maral Etesami</dc:creator>
  <cp:keywords/>
  <dc:description/>
  <cp:lastModifiedBy>Elvis F. Elli</cp:lastModifiedBy>
  <cp:revision>2</cp:revision>
  <cp:lastPrinted>2025-01-07T20:52:00Z</cp:lastPrinted>
  <dcterms:created xsi:type="dcterms:W3CDTF">2026-06-01T15:49:00Z</dcterms:created>
  <dcterms:modified xsi:type="dcterms:W3CDTF">2026-06-01T15:49:00Z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2025-01-06T15:17:39Z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c782412f-d44f-460e-b078-f28c3057879f</vt:lpwstr>
  </property>
  <property fmtid="{D5CDD505-2E9C-101B-9397-08002B2CF9AE}" pid="8" name="MSIP_Label_0570d0e1-5e3d-4557-a9f8-84d8494b9cc8_ContentBits">
    <vt:lpwstr>0</vt:lpwstr>
  </property>
  <property fmtid="{D5CDD505-2E9C-101B-9397-08002B2CF9AE}" pid="9" name="GrammarlyDocumentId">
    <vt:lpwstr>0de838e65e772123355281e5a9ea63fa6a0d241a995698a904849e1dbef71374</vt:lpwstr>
  </property>
</Properties>
</file>